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F505" w14:textId="2DB0026E" w:rsidR="00F2471A" w:rsidRPr="00F22195" w:rsidRDefault="00F2471A" w:rsidP="00F2471A">
      <w:pPr>
        <w:spacing w:before="240" w:after="240"/>
        <w:rPr>
          <w:rFonts w:ascii="Adobe Clean Black" w:eastAsiaTheme="minorEastAsia" w:hAnsi="Adobe Clean Black" w:cstheme="minorBidi"/>
          <w:b/>
          <w:bCs/>
          <w:color w:val="000000" w:themeColor="text1"/>
          <w:sz w:val="36"/>
          <w:szCs w:val="36"/>
        </w:rPr>
      </w:pPr>
      <w:r w:rsidRPr="00F22195">
        <w:rPr>
          <w:rFonts w:ascii="Adobe Clean Black" w:eastAsiaTheme="minorEastAsia" w:hAnsi="Adobe Clean Black" w:cstheme="minorBidi"/>
          <w:b/>
          <w:bCs/>
          <w:color w:val="FF0000"/>
          <w:sz w:val="36"/>
          <w:szCs w:val="36"/>
        </w:rPr>
        <w:t xml:space="preserve">Adobe </w:t>
      </w:r>
      <w:r w:rsidRPr="00F22195">
        <w:rPr>
          <w:rFonts w:ascii="Adobe Clean Black" w:eastAsiaTheme="minorEastAsia" w:hAnsi="Adobe Clean Black" w:cstheme="minorBidi"/>
          <w:b/>
          <w:bCs/>
          <w:color w:val="000000" w:themeColor="text1"/>
          <w:sz w:val="36"/>
          <w:szCs w:val="36"/>
        </w:rPr>
        <w:t xml:space="preserve">CX Analytics Tour - </w:t>
      </w:r>
      <w:r>
        <w:rPr>
          <w:rFonts w:ascii="Adobe Clean Black" w:eastAsiaTheme="minorEastAsia" w:hAnsi="Adobe Clean Black" w:cstheme="minorBidi"/>
          <w:b/>
          <w:bCs/>
          <w:color w:val="000000" w:themeColor="text1"/>
          <w:sz w:val="36"/>
          <w:szCs w:val="36"/>
        </w:rPr>
        <w:t>Santiago</w:t>
      </w:r>
    </w:p>
    <w:p w14:paraId="40776964" w14:textId="0381ECF5" w:rsidR="219326E3" w:rsidRPr="00F2471A" w:rsidRDefault="219326E3" w:rsidP="36FC47B9">
      <w:pPr>
        <w:spacing w:before="240" w:after="240"/>
        <w:rPr>
          <w:rFonts w:ascii="Adobe Clean" w:eastAsiaTheme="minorEastAsia" w:hAnsi="Adobe Clean" w:cstheme="minorBidi"/>
        </w:rPr>
      </w:pPr>
      <w:r w:rsidRPr="00F2471A">
        <w:rPr>
          <w:rFonts w:ascii="Adobe Clean" w:eastAsiaTheme="minorEastAsia" w:hAnsi="Adobe Clean" w:cstheme="minorBidi"/>
        </w:rPr>
        <w:t>Evento Gratuito · Medio Día · Santiago, Chile</w:t>
      </w:r>
    </w:p>
    <w:p w14:paraId="38DCF745" w14:textId="06A3950B" w:rsidR="219326E3" w:rsidRPr="00F2471A" w:rsidRDefault="219326E3" w:rsidP="36FC47B9">
      <w:pPr>
        <w:spacing w:before="240" w:after="240"/>
        <w:rPr>
          <w:rFonts w:ascii="Adobe Clean" w:eastAsiaTheme="minorEastAsia" w:hAnsi="Adobe Clean" w:cstheme="minorBidi"/>
          <w:b/>
          <w:bCs/>
        </w:rPr>
      </w:pPr>
      <w:r w:rsidRPr="00F2471A">
        <w:rPr>
          <w:rFonts w:ascii="Adobe Clean" w:eastAsiaTheme="minorEastAsia" w:hAnsi="Adobe Clean" w:cstheme="minorBidi"/>
          <w:b/>
          <w:bCs/>
        </w:rPr>
        <w:t>Adobe CX Analytics Insider Tour</w:t>
      </w:r>
    </w:p>
    <w:p w14:paraId="3947C42D" w14:textId="7D7BB1D7" w:rsidR="219326E3" w:rsidRPr="00F2471A" w:rsidRDefault="53F03EA3" w:rsidP="4A21C3BF">
      <w:pPr>
        <w:spacing w:before="240" w:after="240"/>
        <w:rPr>
          <w:rFonts w:ascii="Adobe Clean" w:eastAsiaTheme="minorEastAsia" w:hAnsi="Adobe Clean" w:cstheme="minorBidi"/>
          <w:i/>
          <w:iCs/>
          <w:lang w:val="es-ES"/>
        </w:rPr>
      </w:pPr>
      <w:r w:rsidRPr="00F2471A">
        <w:rPr>
          <w:rFonts w:ascii="Adobe Clean" w:eastAsiaTheme="minorEastAsia" w:hAnsi="Adobe Clean" w:cstheme="minorBidi"/>
          <w:i/>
          <w:iCs/>
          <w:lang w:val="es-ES"/>
        </w:rPr>
        <w:t xml:space="preserve">Santiago · </w:t>
      </w:r>
      <w:r w:rsidR="383EEB17" w:rsidRPr="00F2471A">
        <w:rPr>
          <w:rFonts w:ascii="Adobe Clean" w:eastAsiaTheme="minorEastAsia" w:hAnsi="Adobe Clean" w:cstheme="minorBidi"/>
          <w:i/>
          <w:iCs/>
          <w:lang w:val="es-ES"/>
        </w:rPr>
        <w:t>Jueves, 25 de Junio</w:t>
      </w:r>
      <w:r w:rsidRPr="00F2471A">
        <w:rPr>
          <w:rFonts w:ascii="Adobe Clean" w:eastAsiaTheme="minorEastAsia" w:hAnsi="Adobe Clean" w:cstheme="minorBidi"/>
          <w:i/>
          <w:iCs/>
          <w:lang w:val="es-ES"/>
        </w:rPr>
        <w:t xml:space="preserve"> · </w:t>
      </w:r>
      <w:r w:rsidR="279EBB92" w:rsidRPr="00F2471A">
        <w:rPr>
          <w:rFonts w:ascii="Adobe Clean" w:eastAsiaTheme="minorEastAsia" w:hAnsi="Adobe Clean" w:cstheme="minorBidi"/>
          <w:i/>
          <w:iCs/>
          <w:lang w:val="es-ES"/>
        </w:rPr>
        <w:t>Enrique Foster Norte 30, 7550163 Las Condes, Santiago</w:t>
      </w:r>
      <w:r w:rsidRPr="00F2471A">
        <w:rPr>
          <w:rFonts w:ascii="Adobe Clean" w:eastAsiaTheme="minorEastAsia" w:hAnsi="Adobe Clean" w:cstheme="minorBidi"/>
          <w:i/>
          <w:iCs/>
          <w:lang w:val="es-ES"/>
        </w:rPr>
        <w:t xml:space="preserve"> · </w:t>
      </w:r>
      <w:r w:rsidR="2370E1C0" w:rsidRPr="00F2471A">
        <w:rPr>
          <w:rFonts w:ascii="Adobe Clean" w:eastAsiaTheme="minorEastAsia" w:hAnsi="Adobe Clean" w:cstheme="minorBidi"/>
          <w:i/>
          <w:iCs/>
          <w:lang w:val="es-ES"/>
        </w:rPr>
        <w:t>9:00</w:t>
      </w:r>
      <w:r w:rsidRPr="00F2471A">
        <w:rPr>
          <w:rFonts w:ascii="Adobe Clean" w:eastAsiaTheme="minorEastAsia" w:hAnsi="Adobe Clean" w:cstheme="minorBidi"/>
          <w:i/>
          <w:iCs/>
          <w:lang w:val="es-ES"/>
        </w:rPr>
        <w:t xml:space="preserve"> – 13:00 hrs.</w:t>
      </w:r>
    </w:p>
    <w:p w14:paraId="516A878B" w14:textId="4A58E568" w:rsidR="219326E3" w:rsidRPr="00F2471A" w:rsidRDefault="219326E3" w:rsidP="38452CBE">
      <w:pPr>
        <w:spacing w:before="240" w:after="240"/>
        <w:rPr>
          <w:rFonts w:ascii="Adobe Clean" w:eastAsiaTheme="minorEastAsia" w:hAnsi="Adobe Clean" w:cstheme="minorBidi"/>
          <w:lang w:val="es-CL"/>
        </w:rPr>
      </w:pPr>
      <w:r w:rsidRPr="00F2471A">
        <w:rPr>
          <w:rFonts w:ascii="Adobe Clean" w:eastAsiaTheme="minorEastAsia" w:hAnsi="Adobe Clean" w:cstheme="minorBidi"/>
        </w:rPr>
        <w:t xml:space="preserve">El Adobe CX Analytics Insider Tour </w:t>
      </w:r>
      <w:r w:rsidRPr="00F2471A">
        <w:rPr>
          <w:rFonts w:ascii="Adobe Clean" w:eastAsiaTheme="minorEastAsia" w:hAnsi="Adobe Clean" w:cstheme="minorBidi"/>
          <w:lang w:val="es-CL"/>
        </w:rPr>
        <w:t>llega a Santiago. Te invitamos a ser parte.</w:t>
      </w:r>
    </w:p>
    <w:p w14:paraId="4D4D1DCA" w14:textId="7B227220" w:rsidR="00195936" w:rsidRPr="00F2471A" w:rsidRDefault="53F03EA3" w:rsidP="4A21C3BF">
      <w:pPr>
        <w:spacing w:before="240" w:after="240"/>
        <w:rPr>
          <w:rFonts w:ascii="Adobe Clean" w:eastAsiaTheme="minorEastAsia" w:hAnsi="Adobe Clean" w:cstheme="minorBidi"/>
          <w:lang w:val="es-CL"/>
        </w:rPr>
      </w:pPr>
      <w:r w:rsidRPr="00F2471A">
        <w:rPr>
          <w:rFonts w:ascii="Adobe Clean" w:eastAsiaTheme="minorEastAsia" w:hAnsi="Adobe Clean" w:cstheme="minorBidi"/>
          <w:b/>
          <w:bCs/>
          <w:lang w:val="es-CL"/>
        </w:rPr>
        <w:t>Cupos Limitados</w:t>
      </w:r>
    </w:p>
    <w:p w14:paraId="2639C2C2" w14:textId="5E2774CA" w:rsidR="00195936" w:rsidRPr="00F2471A" w:rsidRDefault="53F03EA3" w:rsidP="4A21C3BF">
      <w:pPr>
        <w:spacing w:before="240" w:after="240"/>
        <w:rPr>
          <w:rFonts w:ascii="Adobe Clean" w:eastAsiaTheme="minorEastAsia" w:hAnsi="Adobe Clean" w:cstheme="minorBidi"/>
          <w:lang w:val="es-CL"/>
        </w:rPr>
      </w:pPr>
      <w:r w:rsidRPr="00F2471A">
        <w:rPr>
          <w:rFonts w:ascii="Adobe Clean" w:eastAsiaTheme="minorEastAsia" w:hAnsi="Adobe Clean" w:cstheme="minorBidi"/>
          <w:lang w:val="es-CL"/>
        </w:rPr>
        <w:t xml:space="preserve">Una mañana </w:t>
      </w:r>
      <w:r w:rsidR="34923C3B" w:rsidRPr="00F2471A">
        <w:rPr>
          <w:rFonts w:ascii="Adobe Clean" w:eastAsiaTheme="minorEastAsia" w:hAnsi="Adobe Clean" w:cstheme="minorBidi"/>
          <w:lang w:val="es-CL"/>
        </w:rPr>
        <w:t xml:space="preserve">especialmente </w:t>
      </w:r>
      <w:r w:rsidR="53C008FD" w:rsidRPr="00F2471A">
        <w:rPr>
          <w:rFonts w:ascii="Adobe Clean" w:eastAsiaTheme="minorEastAsia" w:hAnsi="Adobe Clean" w:cstheme="minorBidi"/>
          <w:lang w:val="es-CL"/>
        </w:rPr>
        <w:t xml:space="preserve">diseñada </w:t>
      </w:r>
      <w:r w:rsidRPr="00F2471A">
        <w:rPr>
          <w:rFonts w:ascii="Adobe Clean" w:eastAsiaTheme="minorEastAsia" w:hAnsi="Adobe Clean" w:cstheme="minorBidi"/>
          <w:lang w:val="es-CL"/>
        </w:rPr>
        <w:t>para profesionales de analytics y líderes de datos. Sesiones técnicas con expertos de Adobe, una mirada directa al roadmap del producto y la oportunidad de conectar con pares de la industria que enfrentan los mismos desafíos que tú</w:t>
      </w:r>
      <w:r w:rsidR="53C008FD" w:rsidRPr="00F2471A">
        <w:rPr>
          <w:rFonts w:ascii="Adobe Clean" w:eastAsiaTheme="minorEastAsia" w:hAnsi="Adobe Clean" w:cstheme="minorBidi"/>
          <w:lang w:val="es-CL"/>
        </w:rPr>
        <w:t xml:space="preserve"> en su día a día</w:t>
      </w:r>
      <w:r w:rsidRPr="00F2471A">
        <w:rPr>
          <w:rFonts w:ascii="Adobe Clean" w:eastAsiaTheme="minorEastAsia" w:hAnsi="Adobe Clean" w:cstheme="minorBidi"/>
          <w:lang w:val="es-CL"/>
        </w:rPr>
        <w:t>.</w:t>
      </w:r>
    </w:p>
    <w:p w14:paraId="1380A16F" w14:textId="0F68135D" w:rsidR="00195936" w:rsidRPr="00F2471A" w:rsidRDefault="53F03EA3" w:rsidP="4A21C3BF">
      <w:pPr>
        <w:spacing w:before="240" w:after="240"/>
        <w:rPr>
          <w:rFonts w:ascii="Adobe Clean" w:eastAsiaTheme="minorEastAsia" w:hAnsi="Adobe Clean" w:cstheme="minorBidi"/>
          <w:lang w:val="es-CL"/>
        </w:rPr>
      </w:pPr>
      <w:r w:rsidRPr="00F2471A">
        <w:rPr>
          <w:rFonts w:ascii="Adobe Clean" w:eastAsiaTheme="minorEastAsia" w:hAnsi="Adobe Clean" w:cstheme="minorBidi"/>
          <w:lang w:val="es-CL"/>
        </w:rPr>
        <w:t xml:space="preserve">Contenido </w:t>
      </w:r>
      <w:r w:rsidR="53C008FD" w:rsidRPr="00F2471A">
        <w:rPr>
          <w:rFonts w:ascii="Adobe Clean" w:eastAsiaTheme="minorEastAsia" w:hAnsi="Adobe Clean" w:cstheme="minorBidi"/>
          <w:lang w:val="es-CL"/>
        </w:rPr>
        <w:t xml:space="preserve">concreto, conversaciones </w:t>
      </w:r>
      <w:r w:rsidRPr="00F2471A">
        <w:rPr>
          <w:rFonts w:ascii="Adobe Clean" w:eastAsiaTheme="minorEastAsia" w:hAnsi="Adobe Clean" w:cstheme="minorBidi"/>
          <w:lang w:val="es-CL"/>
        </w:rPr>
        <w:t>relevante</w:t>
      </w:r>
      <w:r w:rsidR="53C008FD" w:rsidRPr="00F2471A">
        <w:rPr>
          <w:rFonts w:ascii="Adobe Clean" w:eastAsiaTheme="minorEastAsia" w:hAnsi="Adobe Clean" w:cstheme="minorBidi"/>
          <w:lang w:val="es-CL"/>
        </w:rPr>
        <w:t>s</w:t>
      </w:r>
      <w:r w:rsidRPr="00F2471A">
        <w:rPr>
          <w:rFonts w:ascii="Adobe Clean" w:eastAsiaTheme="minorEastAsia" w:hAnsi="Adobe Clean" w:cstheme="minorBidi"/>
          <w:lang w:val="es-CL"/>
        </w:rPr>
        <w:t>, casos reales y tiempo para conversar con quienes construyen el producto.</w:t>
      </w:r>
    </w:p>
    <w:p w14:paraId="752958B6" w14:textId="208985DC" w:rsidR="219326E3" w:rsidRPr="00F2471A" w:rsidRDefault="219326E3" w:rsidP="00195936">
      <w:pPr>
        <w:rPr>
          <w:rFonts w:ascii="Adobe Clean" w:eastAsiaTheme="minorEastAsia" w:hAnsi="Adobe Clean" w:cstheme="minorBidi"/>
          <w:b/>
          <w:bCs/>
          <w:lang w:val="es-CL"/>
        </w:rPr>
      </w:pPr>
      <w:r w:rsidRPr="00F2471A">
        <w:rPr>
          <w:rFonts w:ascii="Adobe Clean" w:eastAsiaTheme="minorEastAsia" w:hAnsi="Adobe Clean" w:cstheme="minorBidi"/>
          <w:b/>
          <w:bCs/>
          <w:lang w:val="es-CL"/>
        </w:rPr>
        <w:t>Lo que vas a encontrar</w:t>
      </w:r>
    </w:p>
    <w:p w14:paraId="3D77182D" w14:textId="77777777" w:rsidR="00195936" w:rsidRPr="00F2471A" w:rsidRDefault="219326E3" w:rsidP="00195936">
      <w:pPr>
        <w:pStyle w:val="Prrafodelista"/>
        <w:numPr>
          <w:ilvl w:val="0"/>
          <w:numId w:val="5"/>
        </w:numPr>
        <w:rPr>
          <w:rFonts w:ascii="Adobe Clean" w:eastAsiaTheme="minorEastAsia" w:hAnsi="Adobe Clean" w:cstheme="minorBidi"/>
          <w:lang w:val="es-CL"/>
        </w:rPr>
      </w:pPr>
      <w:r w:rsidRPr="00F2471A">
        <w:rPr>
          <w:rFonts w:ascii="Adobe Clean" w:eastAsiaTheme="minorEastAsia" w:hAnsi="Adobe Clean" w:cstheme="minorBidi"/>
          <w:lang w:val="es-CL"/>
        </w:rPr>
        <w:t xml:space="preserve">Las últimas innovaciones en CX Analytics y la dirección del producto hacia adelante </w:t>
      </w:r>
    </w:p>
    <w:p w14:paraId="7101D2D9" w14:textId="77777777" w:rsidR="00195936" w:rsidRPr="00F2471A" w:rsidRDefault="219326E3" w:rsidP="00195936">
      <w:pPr>
        <w:pStyle w:val="Prrafodelista"/>
        <w:numPr>
          <w:ilvl w:val="0"/>
          <w:numId w:val="5"/>
        </w:numPr>
        <w:rPr>
          <w:rFonts w:ascii="Adobe Clean" w:eastAsiaTheme="minorEastAsia" w:hAnsi="Adobe Clean" w:cstheme="minorBidi"/>
          <w:lang w:val="es-CL"/>
        </w:rPr>
      </w:pPr>
      <w:r w:rsidRPr="00F2471A">
        <w:rPr>
          <w:rFonts w:ascii="Adobe Clean" w:eastAsiaTheme="minorEastAsia" w:hAnsi="Adobe Clean" w:cstheme="minorBidi"/>
          <w:lang w:val="es-CL"/>
        </w:rPr>
        <w:t xml:space="preserve">Técnicas avanzadas y mejores prácticas para Adobe Analytics y Customer Journey Analytics </w:t>
      </w:r>
    </w:p>
    <w:p w14:paraId="7B7FED04" w14:textId="307D8BF8" w:rsidR="00195936" w:rsidRPr="00F2471A" w:rsidRDefault="53F03EA3" w:rsidP="4A21C3BF">
      <w:pPr>
        <w:pStyle w:val="Prrafodelista"/>
        <w:numPr>
          <w:ilvl w:val="0"/>
          <w:numId w:val="5"/>
        </w:numPr>
        <w:rPr>
          <w:rFonts w:ascii="Adobe Clean" w:eastAsiaTheme="minorEastAsia" w:hAnsi="Adobe Clean" w:cstheme="minorBidi"/>
          <w:lang w:val="es-CL"/>
        </w:rPr>
      </w:pPr>
      <w:r w:rsidRPr="00F2471A">
        <w:rPr>
          <w:rFonts w:ascii="Adobe Clean" w:eastAsiaTheme="minorEastAsia" w:hAnsi="Adobe Clean" w:cstheme="minorBidi"/>
          <w:lang w:val="es-CL"/>
        </w:rPr>
        <w:t xml:space="preserve">Una presentación exclusiva del roadmap de Analytics a cargo </w:t>
      </w:r>
      <w:r w:rsidR="7437520C" w:rsidRPr="00F2471A">
        <w:rPr>
          <w:rFonts w:ascii="Adobe Clean" w:eastAsiaTheme="minorEastAsia" w:hAnsi="Adobe Clean" w:cstheme="minorBidi"/>
          <w:lang w:val="es-CL"/>
        </w:rPr>
        <w:t>de los especialistas de productos de Adobe</w:t>
      </w:r>
    </w:p>
    <w:p w14:paraId="2E1A4118" w14:textId="48F16617" w:rsidR="00195936" w:rsidRPr="00F2471A" w:rsidRDefault="53F03EA3" w:rsidP="4A21C3BF">
      <w:pPr>
        <w:pStyle w:val="Prrafodelista"/>
        <w:numPr>
          <w:ilvl w:val="0"/>
          <w:numId w:val="5"/>
        </w:numPr>
        <w:rPr>
          <w:rFonts w:ascii="Adobe Clean" w:eastAsiaTheme="minorEastAsia" w:hAnsi="Adobe Clean" w:cstheme="minorBidi"/>
          <w:lang w:val="es-CL"/>
        </w:rPr>
      </w:pPr>
      <w:r w:rsidRPr="00F2471A">
        <w:rPr>
          <w:rFonts w:ascii="Adobe Clean" w:eastAsiaTheme="minorEastAsia" w:hAnsi="Adobe Clean" w:cstheme="minorBidi"/>
          <w:lang w:val="es-CL"/>
        </w:rPr>
        <w:t xml:space="preserve">Casos de uso reales con [Nombre del Partner] </w:t>
      </w:r>
      <w:r w:rsidR="53C008FD" w:rsidRPr="00F2471A">
        <w:rPr>
          <w:rFonts w:ascii="Adobe Clean" w:eastAsiaTheme="minorEastAsia" w:hAnsi="Adobe Clean" w:cstheme="minorBidi"/>
          <w:lang w:val="es-CL"/>
        </w:rPr>
        <w:t>para conectar la teoría con la práctica</w:t>
      </w:r>
    </w:p>
    <w:p w14:paraId="70FE5C85" w14:textId="77777777" w:rsidR="00195936" w:rsidRPr="00F2471A" w:rsidRDefault="219326E3" w:rsidP="00195936">
      <w:pPr>
        <w:pStyle w:val="Prrafodelista"/>
        <w:numPr>
          <w:ilvl w:val="0"/>
          <w:numId w:val="5"/>
        </w:numPr>
        <w:rPr>
          <w:rFonts w:ascii="Adobe Clean" w:eastAsiaTheme="minorEastAsia" w:hAnsi="Adobe Clean" w:cstheme="minorBidi"/>
          <w:lang w:val="es-CL"/>
        </w:rPr>
      </w:pPr>
      <w:r w:rsidRPr="00F2471A">
        <w:rPr>
          <w:rFonts w:ascii="Adobe Clean" w:eastAsiaTheme="minorEastAsia" w:hAnsi="Adobe Clean" w:cstheme="minorBidi"/>
          <w:lang w:val="es-CL"/>
        </w:rPr>
        <w:t xml:space="preserve">Demo en vivo del Agente de Datos e Insights </w:t>
      </w:r>
    </w:p>
    <w:p w14:paraId="72DC8A09" w14:textId="74C58ED2" w:rsidR="219326E3" w:rsidRPr="00F2471A" w:rsidRDefault="219326E3" w:rsidP="00195936">
      <w:pPr>
        <w:pStyle w:val="Prrafodelista"/>
        <w:numPr>
          <w:ilvl w:val="0"/>
          <w:numId w:val="5"/>
        </w:numPr>
        <w:rPr>
          <w:rFonts w:ascii="Adobe Clean" w:eastAsiaTheme="minorEastAsia" w:hAnsi="Adobe Clean" w:cstheme="minorBidi"/>
          <w:lang w:val="es-CL"/>
        </w:rPr>
      </w:pPr>
      <w:r w:rsidRPr="00F2471A">
        <w:rPr>
          <w:rFonts w:ascii="Adobe Clean" w:eastAsiaTheme="minorEastAsia" w:hAnsi="Adobe Clean" w:cstheme="minorBidi"/>
          <w:lang w:val="es-CL"/>
        </w:rPr>
        <w:t xml:space="preserve">Networking con profesionales de </w:t>
      </w:r>
      <w:r w:rsidR="00195936" w:rsidRPr="00F2471A">
        <w:rPr>
          <w:rFonts w:ascii="Adobe Clean" w:eastAsiaTheme="minorEastAsia" w:hAnsi="Adobe Clean" w:cstheme="minorBidi"/>
          <w:lang w:val="es-CL"/>
        </w:rPr>
        <w:t>A</w:t>
      </w:r>
      <w:r w:rsidRPr="00F2471A">
        <w:rPr>
          <w:rFonts w:ascii="Adobe Clean" w:eastAsiaTheme="minorEastAsia" w:hAnsi="Adobe Clean" w:cstheme="minorBidi"/>
          <w:lang w:val="es-CL"/>
        </w:rPr>
        <w:t>nalytics de Chile</w:t>
      </w:r>
    </w:p>
    <w:p w14:paraId="3DA5EA69" w14:textId="7CA1E6D7" w:rsidR="36FC47B9" w:rsidRPr="00F2471A" w:rsidRDefault="36FC47B9" w:rsidP="38452CBE">
      <w:pPr>
        <w:rPr>
          <w:rFonts w:ascii="Adobe Clean" w:eastAsiaTheme="minorEastAsia" w:hAnsi="Adobe Clean" w:cstheme="minorBidi"/>
          <w:lang w:val="es-CL"/>
        </w:rPr>
      </w:pPr>
    </w:p>
    <w:p w14:paraId="5068C8F8" w14:textId="38235972" w:rsidR="219326E3" w:rsidRPr="00F2471A" w:rsidRDefault="219326E3" w:rsidP="38452CBE">
      <w:pPr>
        <w:spacing w:before="240" w:after="240"/>
        <w:rPr>
          <w:rFonts w:ascii="Adobe Clean" w:eastAsiaTheme="minorEastAsia" w:hAnsi="Adobe Clean" w:cstheme="minorBidi"/>
          <w:b/>
          <w:bCs/>
          <w:lang w:val="es-CL"/>
        </w:rPr>
      </w:pPr>
      <w:r w:rsidRPr="00F2471A">
        <w:rPr>
          <w:rFonts w:ascii="Adobe Clean" w:eastAsiaTheme="minorEastAsia" w:hAnsi="Adobe Clean" w:cstheme="minorBidi"/>
          <w:b/>
          <w:bCs/>
          <w:lang w:val="es-CL"/>
        </w:rPr>
        <w:t>Agenda</w:t>
      </w:r>
    </w:p>
    <w:tbl>
      <w:tblPr>
        <w:tblW w:w="0" w:type="auto"/>
        <w:tblLook w:val="06A0" w:firstRow="1" w:lastRow="0" w:firstColumn="1" w:lastColumn="0" w:noHBand="1" w:noVBand="1"/>
      </w:tblPr>
      <w:tblGrid>
        <w:gridCol w:w="6565"/>
        <w:gridCol w:w="2047"/>
      </w:tblGrid>
      <w:tr w:rsidR="36FC47B9" w:rsidRPr="00F2471A" w14:paraId="485D3B81" w14:textId="77777777" w:rsidTr="38452CBE">
        <w:trPr>
          <w:trHeight w:val="300"/>
        </w:trPr>
        <w:tc>
          <w:tcPr>
            <w:tcW w:w="6565" w:type="dxa"/>
            <w:vAlign w:val="center"/>
          </w:tcPr>
          <w:p w14:paraId="5C0463E0" w14:textId="77656A15" w:rsidR="36FC47B9" w:rsidRPr="00F2471A" w:rsidRDefault="36FC47B9" w:rsidP="38452CBE">
            <w:pPr>
              <w:jc w:val="center"/>
              <w:rPr>
                <w:rFonts w:ascii="Adobe Clean" w:eastAsiaTheme="minorEastAsia" w:hAnsi="Adobe Clean" w:cstheme="minorBidi"/>
                <w:b/>
                <w:bCs/>
                <w:lang w:val="es-CL"/>
              </w:rPr>
            </w:pPr>
            <w:r w:rsidRPr="00F2471A">
              <w:rPr>
                <w:rFonts w:ascii="Adobe Clean" w:eastAsiaTheme="minorEastAsia" w:hAnsi="Adobe Clean" w:cstheme="minorBidi"/>
                <w:b/>
                <w:bCs/>
                <w:lang w:val="es-CL"/>
              </w:rPr>
              <w:t>Tema</w:t>
            </w:r>
          </w:p>
        </w:tc>
        <w:tc>
          <w:tcPr>
            <w:tcW w:w="2047" w:type="dxa"/>
            <w:vAlign w:val="center"/>
          </w:tcPr>
          <w:p w14:paraId="3B1D52DD" w14:textId="5DA3A62B" w:rsidR="36FC47B9" w:rsidRPr="00F2471A" w:rsidRDefault="36FC47B9" w:rsidP="38452CBE">
            <w:pPr>
              <w:jc w:val="center"/>
              <w:rPr>
                <w:rFonts w:ascii="Adobe Clean" w:eastAsiaTheme="minorEastAsia" w:hAnsi="Adobe Clean" w:cstheme="minorBidi"/>
                <w:b/>
                <w:bCs/>
                <w:lang w:val="es-CL"/>
              </w:rPr>
            </w:pPr>
            <w:r w:rsidRPr="00F2471A">
              <w:rPr>
                <w:rFonts w:ascii="Adobe Clean" w:eastAsiaTheme="minorEastAsia" w:hAnsi="Adobe Clean" w:cstheme="minorBidi"/>
                <w:b/>
                <w:bCs/>
                <w:lang w:val="es-CL"/>
              </w:rPr>
              <w:t>Horario</w:t>
            </w:r>
          </w:p>
        </w:tc>
      </w:tr>
      <w:tr w:rsidR="36FC47B9" w:rsidRPr="00F2471A" w14:paraId="19DE87AC" w14:textId="77777777" w:rsidTr="38452CBE">
        <w:trPr>
          <w:trHeight w:val="300"/>
        </w:trPr>
        <w:tc>
          <w:tcPr>
            <w:tcW w:w="6565" w:type="dxa"/>
            <w:vAlign w:val="center"/>
          </w:tcPr>
          <w:p w14:paraId="725AE2DE" w14:textId="6F83B8E4"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Registro y Café de la Mañana</w:t>
            </w:r>
          </w:p>
        </w:tc>
        <w:tc>
          <w:tcPr>
            <w:tcW w:w="2047" w:type="dxa"/>
            <w:vAlign w:val="center"/>
          </w:tcPr>
          <w:p w14:paraId="401B8491" w14:textId="4E61D18D"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8:30 – 9:30 hrs.</w:t>
            </w:r>
          </w:p>
        </w:tc>
      </w:tr>
      <w:tr w:rsidR="36FC47B9" w:rsidRPr="00F2471A" w14:paraId="0A1EC290" w14:textId="77777777" w:rsidTr="38452CBE">
        <w:trPr>
          <w:trHeight w:val="300"/>
        </w:trPr>
        <w:tc>
          <w:tcPr>
            <w:tcW w:w="6565" w:type="dxa"/>
            <w:vAlign w:val="center"/>
          </w:tcPr>
          <w:p w14:paraId="2C29FE0A" w14:textId="3C7B9623"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Keynote de Apertura</w:t>
            </w:r>
          </w:p>
        </w:tc>
        <w:tc>
          <w:tcPr>
            <w:tcW w:w="2047" w:type="dxa"/>
            <w:vAlign w:val="center"/>
          </w:tcPr>
          <w:p w14:paraId="5FA6BC03" w14:textId="1B59757A"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9:30 – 9:50 hrs.</w:t>
            </w:r>
          </w:p>
        </w:tc>
      </w:tr>
      <w:tr w:rsidR="36FC47B9" w:rsidRPr="00F2471A" w14:paraId="4BF53CB8" w14:textId="77777777" w:rsidTr="38452CBE">
        <w:trPr>
          <w:trHeight w:val="300"/>
        </w:trPr>
        <w:tc>
          <w:tcPr>
            <w:tcW w:w="6565" w:type="dxa"/>
            <w:vAlign w:val="center"/>
          </w:tcPr>
          <w:p w14:paraId="28A6F9AA" w14:textId="444E3416"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Técnicas Avanzadas para Adobe Analytics y CJA</w:t>
            </w:r>
          </w:p>
        </w:tc>
        <w:tc>
          <w:tcPr>
            <w:tcW w:w="2047" w:type="dxa"/>
            <w:vAlign w:val="center"/>
          </w:tcPr>
          <w:p w14:paraId="151D3E84" w14:textId="030A66D5"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9:50 – 10:35 hrs.</w:t>
            </w:r>
          </w:p>
        </w:tc>
      </w:tr>
      <w:tr w:rsidR="36FC47B9" w:rsidRPr="00F2471A" w14:paraId="6F146965" w14:textId="77777777" w:rsidTr="38452CBE">
        <w:trPr>
          <w:trHeight w:val="300"/>
        </w:trPr>
        <w:tc>
          <w:tcPr>
            <w:tcW w:w="6565" w:type="dxa"/>
            <w:vAlign w:val="center"/>
          </w:tcPr>
          <w:p w14:paraId="5432C949" w14:textId="162FEF31"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Customer Journey Analytics en Acción con [</w:t>
            </w:r>
            <w:r w:rsidRPr="00F2471A">
              <w:rPr>
                <w:rFonts w:ascii="Adobe Clean" w:eastAsiaTheme="minorEastAsia" w:hAnsi="Adobe Clean" w:cstheme="minorBidi"/>
                <w:highlight w:val="yellow"/>
                <w:lang w:val="es-CL"/>
              </w:rPr>
              <w:t>Nombre del</w:t>
            </w:r>
            <w:r w:rsidRPr="00F2471A">
              <w:rPr>
                <w:rFonts w:ascii="Adobe Clean" w:eastAsiaTheme="minorEastAsia" w:hAnsi="Adobe Clean" w:cstheme="minorBidi"/>
                <w:lang w:val="es-CL"/>
              </w:rPr>
              <w:t xml:space="preserve"> </w:t>
            </w:r>
            <w:r w:rsidRPr="00F2471A">
              <w:rPr>
                <w:rFonts w:ascii="Adobe Clean" w:eastAsiaTheme="minorEastAsia" w:hAnsi="Adobe Clean" w:cstheme="minorBidi"/>
                <w:highlight w:val="yellow"/>
                <w:lang w:val="es-CL"/>
              </w:rPr>
              <w:t>Partner]</w:t>
            </w:r>
          </w:p>
        </w:tc>
        <w:tc>
          <w:tcPr>
            <w:tcW w:w="2047" w:type="dxa"/>
            <w:vAlign w:val="center"/>
          </w:tcPr>
          <w:p w14:paraId="6F761E2C" w14:textId="7334E3B0"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10:35 – 11:05 hrs.</w:t>
            </w:r>
          </w:p>
        </w:tc>
      </w:tr>
      <w:tr w:rsidR="36FC47B9" w:rsidRPr="00F2471A" w14:paraId="08C7E1F8" w14:textId="77777777" w:rsidTr="38452CBE">
        <w:trPr>
          <w:trHeight w:val="300"/>
        </w:trPr>
        <w:tc>
          <w:tcPr>
            <w:tcW w:w="6565" w:type="dxa"/>
            <w:vAlign w:val="center"/>
          </w:tcPr>
          <w:p w14:paraId="456E2A70" w14:textId="1E0A9690" w:rsidR="21C74CEA" w:rsidRPr="00F2471A" w:rsidRDefault="11801349" w:rsidP="38452CBE">
            <w:pPr>
              <w:rPr>
                <w:rFonts w:ascii="Adobe Clean" w:eastAsiaTheme="minorEastAsia" w:hAnsi="Adobe Clean" w:cstheme="minorBidi"/>
                <w:lang w:val="es-CL"/>
              </w:rPr>
            </w:pPr>
            <w:r w:rsidRPr="00F2471A">
              <w:rPr>
                <w:rFonts w:ascii="Adobe Clean" w:eastAsiaTheme="minorEastAsia" w:hAnsi="Adobe Clean" w:cstheme="minorBidi"/>
                <w:lang w:val="es-CL"/>
              </w:rPr>
              <w:t>Break</w:t>
            </w:r>
          </w:p>
        </w:tc>
        <w:tc>
          <w:tcPr>
            <w:tcW w:w="2047" w:type="dxa"/>
            <w:vAlign w:val="center"/>
          </w:tcPr>
          <w:p w14:paraId="51A5E9FD" w14:textId="53A279D3"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11:05 – 11:20 hrs.</w:t>
            </w:r>
          </w:p>
        </w:tc>
      </w:tr>
      <w:tr w:rsidR="36FC47B9" w:rsidRPr="00F2471A" w14:paraId="40E0E051" w14:textId="77777777" w:rsidTr="38452CBE">
        <w:trPr>
          <w:trHeight w:val="300"/>
        </w:trPr>
        <w:tc>
          <w:tcPr>
            <w:tcW w:w="6565" w:type="dxa"/>
            <w:vAlign w:val="center"/>
          </w:tcPr>
          <w:p w14:paraId="7380FC33" w14:textId="1AA22AFB"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Roadmap de Analytics: Presentación Exclusiva</w:t>
            </w:r>
          </w:p>
        </w:tc>
        <w:tc>
          <w:tcPr>
            <w:tcW w:w="2047" w:type="dxa"/>
            <w:vAlign w:val="center"/>
          </w:tcPr>
          <w:p w14:paraId="08F862E0" w14:textId="794DDC9B"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11:20 – 12:05 hrs.</w:t>
            </w:r>
          </w:p>
        </w:tc>
      </w:tr>
      <w:tr w:rsidR="36FC47B9" w:rsidRPr="00F2471A" w14:paraId="690CE2A2" w14:textId="77777777" w:rsidTr="38452CBE">
        <w:trPr>
          <w:trHeight w:val="300"/>
        </w:trPr>
        <w:tc>
          <w:tcPr>
            <w:tcW w:w="6565" w:type="dxa"/>
            <w:vAlign w:val="center"/>
          </w:tcPr>
          <w:p w14:paraId="4DC6129F" w14:textId="08C32817"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Demo en Vivo: Agente de Datos e Insights</w:t>
            </w:r>
          </w:p>
        </w:tc>
        <w:tc>
          <w:tcPr>
            <w:tcW w:w="2047" w:type="dxa"/>
            <w:vAlign w:val="center"/>
          </w:tcPr>
          <w:p w14:paraId="22E6A2D6" w14:textId="6934C8D1"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12:05 – 12:35 hrs.</w:t>
            </w:r>
          </w:p>
        </w:tc>
      </w:tr>
      <w:tr w:rsidR="36FC47B9" w:rsidRPr="00F2471A" w14:paraId="28709000" w14:textId="77777777" w:rsidTr="38452CBE">
        <w:trPr>
          <w:trHeight w:val="300"/>
        </w:trPr>
        <w:tc>
          <w:tcPr>
            <w:tcW w:w="6565" w:type="dxa"/>
            <w:vAlign w:val="center"/>
          </w:tcPr>
          <w:p w14:paraId="6A4674D9" w14:textId="2A6E9F75"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Networking</w:t>
            </w:r>
          </w:p>
        </w:tc>
        <w:tc>
          <w:tcPr>
            <w:tcW w:w="2047" w:type="dxa"/>
            <w:vAlign w:val="center"/>
          </w:tcPr>
          <w:p w14:paraId="1682F3CD" w14:textId="3D671671" w:rsidR="36FC47B9" w:rsidRPr="00F2471A" w:rsidRDefault="36FC47B9" w:rsidP="38452CBE">
            <w:pPr>
              <w:rPr>
                <w:rFonts w:ascii="Adobe Clean" w:eastAsiaTheme="minorEastAsia" w:hAnsi="Adobe Clean" w:cstheme="minorBidi"/>
                <w:lang w:val="es-CL"/>
              </w:rPr>
            </w:pPr>
            <w:r w:rsidRPr="00F2471A">
              <w:rPr>
                <w:rFonts w:ascii="Adobe Clean" w:eastAsiaTheme="minorEastAsia" w:hAnsi="Adobe Clean" w:cstheme="minorBidi"/>
                <w:lang w:val="es-CL"/>
              </w:rPr>
              <w:t>12:35 – 13:00 hrs.</w:t>
            </w:r>
          </w:p>
        </w:tc>
      </w:tr>
    </w:tbl>
    <w:p w14:paraId="143F86AE" w14:textId="113FA2FB" w:rsidR="219326E3" w:rsidRPr="00F2471A" w:rsidRDefault="53F03EA3" w:rsidP="4A21C3BF">
      <w:pPr>
        <w:spacing w:before="240" w:after="240"/>
        <w:rPr>
          <w:rFonts w:ascii="Adobe Clean" w:eastAsiaTheme="minorEastAsia" w:hAnsi="Adobe Clean" w:cstheme="minorBidi"/>
          <w:i/>
          <w:iCs/>
          <w:lang w:val="es-CL"/>
        </w:rPr>
      </w:pPr>
      <w:r w:rsidRPr="00F2471A">
        <w:rPr>
          <w:rFonts w:ascii="Adobe Clean" w:eastAsiaTheme="minorEastAsia" w:hAnsi="Adobe Clean" w:cstheme="minorBidi"/>
          <w:i/>
          <w:iCs/>
          <w:lang w:val="es-CL"/>
        </w:rPr>
        <w:t>Agenda sujeta a ajustes.</w:t>
      </w:r>
    </w:p>
    <w:p w14:paraId="69E61B01" w14:textId="55F55CAC" w:rsidR="36FC47B9" w:rsidRPr="00F2471A" w:rsidRDefault="36FC47B9" w:rsidP="38452CBE">
      <w:pPr>
        <w:rPr>
          <w:rFonts w:ascii="Adobe Clean" w:eastAsiaTheme="minorEastAsia" w:hAnsi="Adobe Clean" w:cstheme="minorBidi"/>
          <w:lang w:val="es-CL"/>
        </w:rPr>
      </w:pPr>
    </w:p>
    <w:p w14:paraId="26456802" w14:textId="703702B8" w:rsidR="219326E3" w:rsidRPr="00F2471A" w:rsidRDefault="219326E3" w:rsidP="38452CBE">
      <w:pPr>
        <w:spacing w:before="240" w:after="240"/>
        <w:rPr>
          <w:rFonts w:ascii="Adobe Clean" w:eastAsiaTheme="minorEastAsia" w:hAnsi="Adobe Clean" w:cstheme="minorBidi"/>
          <w:b/>
          <w:bCs/>
          <w:lang w:val="es-CL"/>
        </w:rPr>
      </w:pPr>
      <w:r w:rsidRPr="00F2471A">
        <w:rPr>
          <w:rFonts w:ascii="Adobe Clean" w:eastAsiaTheme="minorEastAsia" w:hAnsi="Adobe Clean" w:cstheme="minorBidi"/>
          <w:b/>
          <w:bCs/>
          <w:lang w:val="es-CL"/>
        </w:rPr>
        <w:t>Expositores</w:t>
      </w:r>
    </w:p>
    <w:p w14:paraId="51E563FF" w14:textId="7068317D" w:rsidR="219326E3" w:rsidRPr="00F2471A" w:rsidRDefault="219326E3" w:rsidP="38452CBE">
      <w:pPr>
        <w:spacing w:before="240" w:after="240"/>
        <w:rPr>
          <w:rFonts w:ascii="Adobe Clean" w:eastAsiaTheme="minorEastAsia" w:hAnsi="Adobe Clean" w:cstheme="minorBidi"/>
          <w:lang w:val="es-CL"/>
        </w:rPr>
      </w:pPr>
      <w:r w:rsidRPr="00F2471A">
        <w:rPr>
          <w:rFonts w:ascii="Adobe Clean" w:eastAsiaTheme="minorEastAsia" w:hAnsi="Adobe Clean" w:cstheme="minorBidi"/>
          <w:b/>
          <w:bCs/>
          <w:lang w:val="es-CL"/>
        </w:rPr>
        <w:t>Maria Laura Lapoint</w:t>
      </w:r>
      <w:r w:rsidRPr="00F2471A">
        <w:rPr>
          <w:rFonts w:ascii="Adobe Clean" w:eastAsiaTheme="minorEastAsia" w:hAnsi="Adobe Clean" w:cstheme="minorBidi"/>
          <w:lang w:val="es-CL"/>
        </w:rPr>
        <w:t xml:space="preserve"> Principal Product Marketing Manager, Adobe</w:t>
      </w:r>
    </w:p>
    <w:p w14:paraId="2579E437" w14:textId="5101E8C7" w:rsidR="219326E3" w:rsidRPr="00F2471A" w:rsidRDefault="53F03EA3" w:rsidP="4A21C3BF">
      <w:pPr>
        <w:spacing w:before="240" w:after="240"/>
        <w:rPr>
          <w:rFonts w:ascii="Adobe Clean" w:eastAsiaTheme="minorEastAsia" w:hAnsi="Adobe Clean" w:cstheme="minorBidi"/>
          <w:lang w:val="es-CL"/>
        </w:rPr>
      </w:pPr>
      <w:r w:rsidRPr="00F2471A">
        <w:rPr>
          <w:rFonts w:ascii="Adobe Clean" w:eastAsiaTheme="minorEastAsia" w:hAnsi="Adobe Clean" w:cstheme="minorBidi"/>
          <w:lang w:val="es-CL"/>
        </w:rPr>
        <w:t xml:space="preserve">Maria Laura lidera el marketing de producto para Adobe CX Analytics, con foco en ayudar a las organizaciones a convertir datos en decisiones </w:t>
      </w:r>
      <w:r w:rsidR="53C008FD" w:rsidRPr="00F2471A">
        <w:rPr>
          <w:rFonts w:ascii="Adobe Clean" w:eastAsiaTheme="minorEastAsia" w:hAnsi="Adobe Clean" w:cstheme="minorBidi"/>
          <w:lang w:val="es-CL"/>
        </w:rPr>
        <w:t xml:space="preserve">más inteligentes </w:t>
      </w:r>
      <w:r w:rsidRPr="00F2471A">
        <w:rPr>
          <w:rFonts w:ascii="Adobe Clean" w:eastAsiaTheme="minorEastAsia" w:hAnsi="Adobe Clean" w:cstheme="minorBidi"/>
          <w:lang w:val="es-CL"/>
        </w:rPr>
        <w:t>y experiencias</w:t>
      </w:r>
      <w:ins w:id="0" w:author="Juliana Aguilera Lobo" w:date="2026-05-06T16:17:00Z" w16du:dateUtc="2026-05-06T16:17:00Z">
        <w:r w:rsidR="53C008FD" w:rsidRPr="00F2471A">
          <w:rPr>
            <w:rFonts w:ascii="Adobe Clean" w:eastAsiaTheme="minorEastAsia" w:hAnsi="Adobe Clean" w:cstheme="minorBidi"/>
            <w:lang w:val="es-CL"/>
          </w:rPr>
          <w:t xml:space="preserve"> </w:t>
        </w:r>
      </w:ins>
      <w:r w:rsidR="79158E80" w:rsidRPr="00F2471A">
        <w:rPr>
          <w:rFonts w:ascii="Adobe Clean" w:eastAsiaTheme="minorEastAsia" w:hAnsi="Adobe Clean" w:cstheme="minorBidi"/>
          <w:lang w:val="es-CL"/>
        </w:rPr>
        <w:t>con mayor impacto para sus clientes</w:t>
      </w:r>
      <w:r w:rsidRPr="00F2471A">
        <w:rPr>
          <w:rFonts w:ascii="Adobe Clean" w:eastAsiaTheme="minorEastAsia" w:hAnsi="Adobe Clean" w:cstheme="minorBidi"/>
          <w:lang w:val="es-CL"/>
        </w:rPr>
        <w:t xml:space="preserve">. Su trabajo integra marketing, tecnología y privacidad de datos con </w:t>
      </w:r>
      <w:r w:rsidR="038D6A2C" w:rsidRPr="00F2471A">
        <w:rPr>
          <w:rFonts w:ascii="Adobe Clean" w:eastAsiaTheme="minorEastAsia" w:hAnsi="Adobe Clean" w:cstheme="minorBidi"/>
          <w:lang w:val="es-CL"/>
        </w:rPr>
        <w:t>una mirada práctica y orientada a resultados medibles.</w:t>
      </w:r>
    </w:p>
    <w:p w14:paraId="23C90A47" w14:textId="099B69C1" w:rsidR="219326E3" w:rsidRPr="00F2471A" w:rsidRDefault="219326E3" w:rsidP="38452CBE">
      <w:pPr>
        <w:spacing w:before="240" w:after="240"/>
        <w:rPr>
          <w:rFonts w:ascii="Adobe Clean" w:eastAsiaTheme="minorEastAsia" w:hAnsi="Adobe Clean" w:cstheme="minorBidi"/>
          <w:lang w:val="es-CL"/>
        </w:rPr>
      </w:pPr>
      <w:r w:rsidRPr="00F2471A">
        <w:rPr>
          <w:rFonts w:ascii="Adobe Clean" w:eastAsiaTheme="minorEastAsia" w:hAnsi="Adobe Clean" w:cstheme="minorBidi"/>
          <w:b/>
          <w:bCs/>
          <w:lang w:val="es-CL"/>
        </w:rPr>
        <w:t>Ben Gaines</w:t>
      </w:r>
      <w:r w:rsidRPr="00F2471A">
        <w:rPr>
          <w:rFonts w:ascii="Adobe Clean" w:eastAsiaTheme="minorEastAsia" w:hAnsi="Adobe Clean" w:cstheme="minorBidi"/>
          <w:lang w:val="es-CL"/>
        </w:rPr>
        <w:t xml:space="preserve"> Senior Director, Product Management, Adobe</w:t>
      </w:r>
    </w:p>
    <w:p w14:paraId="2437A0CD" w14:textId="706D7E60" w:rsidR="219326E3" w:rsidRPr="00F2471A" w:rsidRDefault="53F03EA3" w:rsidP="4A21C3BF">
      <w:pPr>
        <w:spacing w:before="240" w:after="240"/>
        <w:rPr>
          <w:rFonts w:ascii="Adobe Clean" w:eastAsiaTheme="minorEastAsia" w:hAnsi="Adobe Clean" w:cstheme="minorBidi"/>
          <w:lang w:val="es-CL"/>
        </w:rPr>
      </w:pPr>
      <w:r w:rsidRPr="00F2471A">
        <w:rPr>
          <w:rFonts w:ascii="Adobe Clean" w:eastAsiaTheme="minorEastAsia" w:hAnsi="Adobe Clean" w:cstheme="minorBidi"/>
          <w:lang w:val="es-CL"/>
        </w:rPr>
        <w:t>Ben dirige la gestión de producto para Adobe Customer Journey Analytics. Trabaja directamente con clientes de Adobe para comprender sus necesidades de datos cross-channel, define la estrategia y el roadmap del producto, y lidera un equipo de product managers y redactores técnicos</w:t>
      </w:r>
      <w:r w:rsidR="038D6A2C" w:rsidRPr="00F2471A">
        <w:rPr>
          <w:rFonts w:ascii="Adobe Clean" w:eastAsiaTheme="minorEastAsia" w:hAnsi="Adobe Clean" w:cstheme="minorBidi"/>
          <w:lang w:val="es-CL"/>
        </w:rPr>
        <w:t xml:space="preserve"> enfocado en entregar más valor en cada iteración</w:t>
      </w:r>
      <w:r w:rsidRPr="00F2471A">
        <w:rPr>
          <w:rFonts w:ascii="Adobe Clean" w:eastAsiaTheme="minorEastAsia" w:hAnsi="Adobe Clean" w:cstheme="minorBidi"/>
          <w:lang w:val="es-CL"/>
        </w:rPr>
        <w:t>.</w:t>
      </w:r>
    </w:p>
    <w:p w14:paraId="443B19DB" w14:textId="21F11115" w:rsidR="219326E3" w:rsidRPr="00F2471A" w:rsidRDefault="219326E3" w:rsidP="38452CBE">
      <w:pPr>
        <w:spacing w:before="240" w:after="240"/>
        <w:rPr>
          <w:rFonts w:ascii="Adobe Clean" w:eastAsiaTheme="minorEastAsia" w:hAnsi="Adobe Clean" w:cstheme="minorBidi"/>
          <w:lang w:val="es-CL"/>
        </w:rPr>
      </w:pPr>
      <w:r w:rsidRPr="00F2471A">
        <w:rPr>
          <w:rFonts w:ascii="Adobe Clean" w:eastAsiaTheme="minorEastAsia" w:hAnsi="Adobe Clean" w:cstheme="minorBidi"/>
          <w:b/>
          <w:bCs/>
          <w:lang w:val="es-CL"/>
        </w:rPr>
        <w:t>Brooks Steele</w:t>
      </w:r>
      <w:r w:rsidRPr="00F2471A">
        <w:rPr>
          <w:rFonts w:ascii="Adobe Clean" w:eastAsiaTheme="minorEastAsia" w:hAnsi="Adobe Clean" w:cstheme="minorBidi"/>
          <w:lang w:val="es-CL"/>
        </w:rPr>
        <w:t xml:space="preserve"> Senior Product Manager, Adobe</w:t>
      </w:r>
    </w:p>
    <w:p w14:paraId="11917315" w14:textId="61A7C79E" w:rsidR="219326E3" w:rsidRPr="00F2471A" w:rsidRDefault="53F03EA3" w:rsidP="4A21C3BF">
      <w:pPr>
        <w:spacing w:before="240" w:after="240"/>
        <w:rPr>
          <w:rFonts w:ascii="Adobe Clean" w:eastAsiaTheme="minorEastAsia" w:hAnsi="Adobe Clean" w:cstheme="minorBidi"/>
          <w:lang w:val="es-CL"/>
        </w:rPr>
      </w:pPr>
      <w:r w:rsidRPr="00F2471A">
        <w:rPr>
          <w:rFonts w:ascii="Adobe Clean" w:eastAsiaTheme="minorEastAsia" w:hAnsi="Adobe Clean" w:cstheme="minorBidi"/>
          <w:lang w:val="es-CL"/>
        </w:rPr>
        <w:t xml:space="preserve">Brooks es Senior Product Manager en el equipo de Customer Journey Analytics, responsable de los roadmaps de Adobe Analytics y la interfaz Workspace. </w:t>
      </w:r>
      <w:r w:rsidR="038D6A2C" w:rsidRPr="00F2471A">
        <w:rPr>
          <w:rFonts w:ascii="Adobe Clean" w:eastAsiaTheme="minorEastAsia" w:hAnsi="Adobe Clean" w:cstheme="minorBidi"/>
          <w:lang w:val="es-CL"/>
        </w:rPr>
        <w:t>C</w:t>
      </w:r>
      <w:r w:rsidRPr="00F2471A">
        <w:rPr>
          <w:rFonts w:ascii="Adobe Clean" w:eastAsiaTheme="minorEastAsia" w:hAnsi="Adobe Clean" w:cstheme="minorBidi"/>
          <w:lang w:val="es-CL"/>
        </w:rPr>
        <w:t>on más de una década de experiencia en estrategia de producto digital en empresas como Hagerty Automotive, Mailchimp, Utah Jazz y Delta Air Lines</w:t>
      </w:r>
      <w:r w:rsidR="038D6A2C" w:rsidRPr="00F2471A">
        <w:rPr>
          <w:rFonts w:ascii="Adobe Clean" w:eastAsiaTheme="minorEastAsia" w:hAnsi="Adobe Clean" w:cstheme="minorBidi"/>
          <w:lang w:val="es-CL"/>
        </w:rPr>
        <w:t>, hoy ayuda a los clientes de Adobe a</w:t>
      </w:r>
      <w:r w:rsidRPr="00F2471A">
        <w:rPr>
          <w:rFonts w:ascii="Adobe Clean" w:eastAsiaTheme="minorEastAsia" w:hAnsi="Adobe Clean" w:cstheme="minorBidi"/>
          <w:lang w:val="es-CL"/>
        </w:rPr>
        <w:t xml:space="preserve"> transformar problemas complejos de analytics en soluciones escalables</w:t>
      </w:r>
      <w:r w:rsidR="038D6A2C" w:rsidRPr="00F2471A">
        <w:rPr>
          <w:rFonts w:ascii="Adobe Clean" w:eastAsiaTheme="minorEastAsia" w:hAnsi="Adobe Clean" w:cstheme="minorBidi"/>
          <w:lang w:val="es-CL"/>
        </w:rPr>
        <w:t>,</w:t>
      </w:r>
      <w:r w:rsidRPr="00F2471A">
        <w:rPr>
          <w:rFonts w:ascii="Adobe Clean" w:eastAsiaTheme="minorEastAsia" w:hAnsi="Adobe Clean" w:cstheme="minorBidi"/>
          <w:lang w:val="es-CL"/>
        </w:rPr>
        <w:t xml:space="preserve"> intuitivas</w:t>
      </w:r>
      <w:r w:rsidR="038D6A2C" w:rsidRPr="00F2471A">
        <w:rPr>
          <w:rFonts w:ascii="Adobe Clean" w:eastAsiaTheme="minorEastAsia" w:hAnsi="Adobe Clean" w:cstheme="minorBidi"/>
          <w:lang w:val="es-CL"/>
        </w:rPr>
        <w:t xml:space="preserve"> y centradas en el usuario</w:t>
      </w:r>
      <w:r w:rsidRPr="00F2471A">
        <w:rPr>
          <w:rFonts w:ascii="Adobe Clean" w:eastAsiaTheme="minorEastAsia" w:hAnsi="Adobe Clean" w:cstheme="minorBidi"/>
          <w:lang w:val="es-CL"/>
        </w:rPr>
        <w:t>.</w:t>
      </w:r>
    </w:p>
    <w:p w14:paraId="69F43279" w14:textId="14F6B78B" w:rsidR="36FC47B9" w:rsidRPr="00F2471A" w:rsidRDefault="038D6A2C" w:rsidP="4A21C3BF">
      <w:pPr>
        <w:rPr>
          <w:rFonts w:ascii="Adobe Clean" w:eastAsiaTheme="minorEastAsia" w:hAnsi="Adobe Clean" w:cstheme="minorBidi"/>
          <w:lang w:val="es-CL"/>
        </w:rPr>
      </w:pPr>
      <w:commentRangeStart w:id="1"/>
      <w:r w:rsidRPr="00F2471A">
        <w:rPr>
          <w:rFonts w:ascii="Adobe Clean" w:eastAsiaTheme="minorEastAsia" w:hAnsi="Adobe Clean" w:cstheme="minorBidi"/>
          <w:lang w:val="es-CL"/>
        </w:rPr>
        <w:t>Participa en este encuentro</w:t>
      </w:r>
      <w:r w:rsidR="34C96A56" w:rsidRPr="00F2471A">
        <w:rPr>
          <w:rFonts w:ascii="Adobe Clean" w:eastAsiaTheme="minorEastAsia" w:hAnsi="Adobe Clean" w:cstheme="minorBidi"/>
          <w:lang w:val="es-CL"/>
        </w:rPr>
        <w:t xml:space="preserve"> exclusivo en Santiago,</w:t>
      </w:r>
      <w:r w:rsidRPr="00F2471A">
        <w:rPr>
          <w:rFonts w:ascii="Adobe Clean" w:eastAsiaTheme="minorEastAsia" w:hAnsi="Adobe Clean" w:cstheme="minorBidi"/>
          <w:lang w:val="es-CL"/>
        </w:rPr>
        <w:t xml:space="preserve"> diseñado para quienes viven datos y experiencia de cliente en el día a día.</w:t>
      </w:r>
      <w:commentRangeEnd w:id="1"/>
      <w:r w:rsidR="00F2471A" w:rsidRPr="00F2471A">
        <w:rPr>
          <w:rStyle w:val="Refdecomentario"/>
          <w:rFonts w:ascii="Adobe Clean" w:eastAsiaTheme="minorEastAsia" w:hAnsi="Adobe Clean" w:cstheme="minorBidi"/>
          <w:sz w:val="24"/>
          <w:szCs w:val="24"/>
          <w:lang w:val="es-CL"/>
        </w:rPr>
        <w:commentReference w:id="1"/>
      </w:r>
    </w:p>
    <w:p w14:paraId="08BD7B22" w14:textId="5AC13788" w:rsidR="219326E3" w:rsidRPr="00F2471A" w:rsidRDefault="53F03EA3" w:rsidP="4A21C3BF">
      <w:pPr>
        <w:spacing w:before="240" w:after="240"/>
        <w:rPr>
          <w:rFonts w:ascii="Adobe Clean" w:eastAsiaTheme="minorEastAsia" w:hAnsi="Adobe Clean" w:cstheme="minorBidi"/>
          <w:b/>
          <w:bCs/>
          <w:lang w:val="es-CL"/>
        </w:rPr>
      </w:pPr>
      <w:r w:rsidRPr="00F2471A">
        <w:rPr>
          <w:rFonts w:ascii="Adobe Clean" w:eastAsiaTheme="minorEastAsia" w:hAnsi="Adobe Clean" w:cstheme="minorBidi"/>
          <w:b/>
          <w:bCs/>
          <w:lang w:val="es-CL"/>
        </w:rPr>
        <w:t>[Registrarse Ahora]</w:t>
      </w:r>
    </w:p>
    <w:p w14:paraId="3571786C" w14:textId="7E775579" w:rsidR="00B34C71" w:rsidRPr="00F2471A" w:rsidRDefault="53F03EA3" w:rsidP="4A21C3BF">
      <w:pPr>
        <w:spacing w:before="240" w:after="240"/>
        <w:rPr>
          <w:rFonts w:ascii="Adobe Clean" w:eastAsiaTheme="minorEastAsia" w:hAnsi="Adobe Clean" w:cstheme="minorBidi"/>
          <w:i/>
          <w:iCs/>
          <w:lang w:val="es-CL"/>
        </w:rPr>
      </w:pPr>
      <w:r w:rsidRPr="00F2471A">
        <w:rPr>
          <w:rFonts w:ascii="Adobe Clean" w:eastAsiaTheme="minorEastAsia" w:hAnsi="Adobe Clean" w:cstheme="minorBidi"/>
          <w:i/>
          <w:iCs/>
          <w:lang w:val="es-CL"/>
        </w:rPr>
        <w:t>Los cupos son limitados. El registro está sujeto a confirmación</w:t>
      </w:r>
      <w:r w:rsidR="0B9D8BE4" w:rsidRPr="00F2471A">
        <w:rPr>
          <w:rFonts w:ascii="Adobe Clean" w:eastAsiaTheme="minorEastAsia" w:hAnsi="Adobe Clean" w:cstheme="minorBidi"/>
          <w:i/>
          <w:iCs/>
          <w:lang w:val="es-CL"/>
        </w:rPr>
        <w:t>.</w:t>
      </w:r>
    </w:p>
    <w:p w14:paraId="278EA2B5" w14:textId="2F56526A" w:rsidR="36FC47B9" w:rsidRPr="00F2471A" w:rsidRDefault="7BF3DAC5" w:rsidP="38452CBE">
      <w:pPr>
        <w:spacing w:before="240" w:after="240"/>
        <w:rPr>
          <w:rFonts w:ascii="Adobe Clean" w:eastAsiaTheme="minorEastAsia" w:hAnsi="Adobe Clean" w:cstheme="minorBidi"/>
          <w:i/>
          <w:iCs/>
        </w:rPr>
      </w:pPr>
      <w:r w:rsidRPr="00F2471A">
        <w:rPr>
          <w:rFonts w:ascii="Adobe Clean" w:eastAsiaTheme="minorEastAsia" w:hAnsi="Adobe Clean" w:cstheme="minorBidi"/>
          <w:i/>
          <w:iCs/>
        </w:rPr>
        <w:t>FOTOS:</w:t>
      </w:r>
    </w:p>
    <w:tbl>
      <w:tblPr>
        <w:tblStyle w:val="Tablaconcuadrcula"/>
        <w:tblW w:w="0" w:type="auto"/>
        <w:tblLook w:val="04A0" w:firstRow="1" w:lastRow="0" w:firstColumn="1" w:lastColumn="0" w:noHBand="0" w:noVBand="1"/>
      </w:tblPr>
      <w:tblGrid>
        <w:gridCol w:w="1433"/>
        <w:gridCol w:w="1602"/>
        <w:gridCol w:w="3856"/>
        <w:gridCol w:w="2459"/>
      </w:tblGrid>
      <w:tr w:rsidR="36FC47B9" w:rsidRPr="00F2471A" w14:paraId="3B8A09D9" w14:textId="77777777" w:rsidTr="38452CBE">
        <w:trPr>
          <w:trHeight w:val="300"/>
        </w:trPr>
        <w:tc>
          <w:tcPr>
            <w:tcW w:w="1433" w:type="dxa"/>
          </w:tcPr>
          <w:p w14:paraId="75569BB5" w14:textId="6EF1D1F9" w:rsidR="36FC47B9" w:rsidRPr="00F2471A" w:rsidRDefault="36FC47B9" w:rsidP="38452CBE">
            <w:pPr>
              <w:pStyle w:val="NormalWeb"/>
              <w:rPr>
                <w:rFonts w:ascii="Adobe Clean" w:eastAsiaTheme="minorEastAsia" w:hAnsi="Adobe Clean" w:cstheme="minorBidi"/>
              </w:rPr>
            </w:pPr>
            <w:r w:rsidRPr="00F2471A">
              <w:rPr>
                <w:rFonts w:ascii="Adobe Clean" w:eastAsiaTheme="minorEastAsia" w:hAnsi="Adobe Clean" w:cstheme="minorBidi"/>
              </w:rPr>
              <w:t>Name</w:t>
            </w:r>
          </w:p>
        </w:tc>
        <w:tc>
          <w:tcPr>
            <w:tcW w:w="1602" w:type="dxa"/>
          </w:tcPr>
          <w:p w14:paraId="0E8E16FC" w14:textId="373D255E" w:rsidR="36FC47B9" w:rsidRPr="00F2471A" w:rsidRDefault="36FC47B9" w:rsidP="38452CBE">
            <w:pPr>
              <w:pStyle w:val="NormalWeb"/>
              <w:rPr>
                <w:rFonts w:ascii="Adobe Clean" w:eastAsiaTheme="minorEastAsia" w:hAnsi="Adobe Clean" w:cstheme="minorBidi"/>
              </w:rPr>
            </w:pPr>
            <w:r w:rsidRPr="00F2471A">
              <w:rPr>
                <w:rFonts w:ascii="Adobe Clean" w:eastAsiaTheme="minorEastAsia" w:hAnsi="Adobe Clean" w:cstheme="minorBidi"/>
              </w:rPr>
              <w:t>Title</w:t>
            </w:r>
          </w:p>
        </w:tc>
        <w:tc>
          <w:tcPr>
            <w:tcW w:w="3856" w:type="dxa"/>
          </w:tcPr>
          <w:p w14:paraId="1F8C16EE" w14:textId="61C837FC" w:rsidR="36FC47B9" w:rsidRPr="00F2471A" w:rsidRDefault="36FC47B9" w:rsidP="38452CBE">
            <w:pPr>
              <w:pStyle w:val="NormalWeb"/>
              <w:rPr>
                <w:rFonts w:ascii="Adobe Clean" w:eastAsiaTheme="minorEastAsia" w:hAnsi="Adobe Clean" w:cstheme="minorBidi"/>
              </w:rPr>
            </w:pPr>
            <w:r w:rsidRPr="00F2471A">
              <w:rPr>
                <w:rFonts w:ascii="Adobe Clean" w:eastAsiaTheme="minorEastAsia" w:hAnsi="Adobe Clean" w:cstheme="minorBidi"/>
              </w:rPr>
              <w:t>Picture</w:t>
            </w:r>
          </w:p>
        </w:tc>
        <w:tc>
          <w:tcPr>
            <w:tcW w:w="2459" w:type="dxa"/>
          </w:tcPr>
          <w:p w14:paraId="7D687AE3" w14:textId="770F1C1B" w:rsidR="36FC47B9" w:rsidRPr="00F2471A" w:rsidRDefault="36FC47B9" w:rsidP="38452CBE">
            <w:pPr>
              <w:pStyle w:val="NormalWeb"/>
              <w:rPr>
                <w:rFonts w:ascii="Adobe Clean" w:eastAsiaTheme="minorEastAsia" w:hAnsi="Adobe Clean" w:cstheme="minorBidi"/>
              </w:rPr>
            </w:pPr>
            <w:r w:rsidRPr="00F2471A">
              <w:rPr>
                <w:rFonts w:ascii="Adobe Clean" w:eastAsiaTheme="minorEastAsia" w:hAnsi="Adobe Clean" w:cstheme="minorBidi"/>
              </w:rPr>
              <w:t>Bio</w:t>
            </w:r>
          </w:p>
        </w:tc>
      </w:tr>
      <w:tr w:rsidR="36FC47B9" w:rsidRPr="00F2471A" w14:paraId="72D7F5C2" w14:textId="77777777" w:rsidTr="38452CBE">
        <w:trPr>
          <w:trHeight w:val="300"/>
        </w:trPr>
        <w:tc>
          <w:tcPr>
            <w:tcW w:w="1433" w:type="dxa"/>
          </w:tcPr>
          <w:p w14:paraId="29C1C4FC" w14:textId="22B09C74" w:rsidR="36FC47B9" w:rsidRPr="00F2471A" w:rsidRDefault="36FC47B9" w:rsidP="38452CBE">
            <w:pPr>
              <w:pStyle w:val="NormalWeb"/>
              <w:rPr>
                <w:rFonts w:ascii="Adobe Clean" w:eastAsiaTheme="minorEastAsia" w:hAnsi="Adobe Clean" w:cstheme="minorBidi"/>
              </w:rPr>
            </w:pPr>
            <w:r w:rsidRPr="00F2471A">
              <w:rPr>
                <w:rFonts w:ascii="Adobe Clean" w:eastAsiaTheme="minorEastAsia" w:hAnsi="Adobe Clean" w:cstheme="minorBidi"/>
              </w:rPr>
              <w:lastRenderedPageBreak/>
              <w:t>Maria Laura Lapoint</w:t>
            </w:r>
          </w:p>
        </w:tc>
        <w:tc>
          <w:tcPr>
            <w:tcW w:w="1602" w:type="dxa"/>
          </w:tcPr>
          <w:p w14:paraId="5AFB17EA" w14:textId="20D95997" w:rsidR="36FC47B9" w:rsidRPr="00F2471A" w:rsidRDefault="36FC47B9" w:rsidP="38452CBE">
            <w:pPr>
              <w:pStyle w:val="NormalWeb"/>
              <w:rPr>
                <w:rFonts w:ascii="Adobe Clean" w:eastAsiaTheme="minorEastAsia" w:hAnsi="Adobe Clean" w:cstheme="minorBidi"/>
              </w:rPr>
            </w:pPr>
            <w:r w:rsidRPr="00F2471A">
              <w:rPr>
                <w:rFonts w:ascii="Adobe Clean" w:eastAsiaTheme="minorEastAsia" w:hAnsi="Adobe Clean" w:cstheme="minorBidi"/>
              </w:rPr>
              <w:t>Principal Product Marketing</w:t>
            </w:r>
          </w:p>
        </w:tc>
        <w:tc>
          <w:tcPr>
            <w:tcW w:w="3856" w:type="dxa"/>
          </w:tcPr>
          <w:p w14:paraId="6A3BB024" w14:textId="1EDF3463" w:rsidR="36FC47B9" w:rsidRPr="00F2471A" w:rsidRDefault="36FC47B9" w:rsidP="38452CBE">
            <w:pPr>
              <w:pStyle w:val="NormalWeb"/>
              <w:rPr>
                <w:rFonts w:ascii="Adobe Clean" w:eastAsiaTheme="minorEastAsia" w:hAnsi="Adobe Clean" w:cstheme="minorBidi"/>
              </w:rPr>
            </w:pPr>
            <w:r w:rsidRPr="00F2471A">
              <w:rPr>
                <w:rFonts w:ascii="Adobe Clean" w:hAnsi="Adobe Clean"/>
                <w:noProof/>
              </w:rPr>
              <w:drawing>
                <wp:inline distT="0" distB="0" distL="0" distR="0" wp14:anchorId="5B3B490C" wp14:editId="2EE15BBE">
                  <wp:extent cx="1819159" cy="2353875"/>
                  <wp:effectExtent l="0" t="0" r="0" b="0"/>
                  <wp:docPr id="1707304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65470" name="Picture 706265470"/>
                          <pic:cNvPicPr/>
                        </pic:nvPicPr>
                        <pic:blipFill rotWithShape="1">
                          <a:blip r:embed="rId12" cstate="print">
                            <a:extLst>
                              <a:ext uri="{28A0092B-C50C-407E-A947-70E740481C1C}">
                                <a14:useLocalDpi xmlns:a14="http://schemas.microsoft.com/office/drawing/2010/main" val="0"/>
                              </a:ext>
                            </a:extLst>
                          </a:blip>
                          <a:srcRect l="29544" t="9875" r="25943" b="3840"/>
                          <a:stretch>
                            <a:fillRect/>
                          </a:stretch>
                        </pic:blipFill>
                        <pic:spPr bwMode="auto">
                          <a:xfrm>
                            <a:off x="0" y="0"/>
                            <a:ext cx="1827442" cy="2364593"/>
                          </a:xfrm>
                          <a:prstGeom prst="rect">
                            <a:avLst/>
                          </a:prstGeom>
                          <a:ln>
                            <a:noFill/>
                          </a:ln>
                          <a:extLst>
                            <a:ext uri="{53640926-AAD7-44D8-BBD7-CCE9431645EC}">
                              <a14:shadowObscured xmlns:a14="http://schemas.microsoft.com/office/drawing/2010/main"/>
                            </a:ext>
                          </a:extLst>
                        </pic:spPr>
                      </pic:pic>
                    </a:graphicData>
                  </a:graphic>
                </wp:inline>
              </w:drawing>
            </w:r>
          </w:p>
        </w:tc>
        <w:tc>
          <w:tcPr>
            <w:tcW w:w="2459" w:type="dxa"/>
          </w:tcPr>
          <w:p w14:paraId="0D1E96C0" w14:textId="3D778996" w:rsidR="36FC47B9" w:rsidRPr="00F2471A" w:rsidRDefault="36FC47B9" w:rsidP="38452CBE">
            <w:pPr>
              <w:pStyle w:val="NormalWeb"/>
              <w:rPr>
                <w:rFonts w:ascii="Adobe Clean" w:eastAsiaTheme="minorEastAsia" w:hAnsi="Adobe Clean" w:cstheme="minorBidi"/>
                <w:color w:val="2C2C2C"/>
                <w:sz w:val="21"/>
                <w:szCs w:val="21"/>
              </w:rPr>
            </w:pPr>
            <w:r w:rsidRPr="00F2471A">
              <w:rPr>
                <w:rFonts w:ascii="Adobe Clean" w:eastAsiaTheme="minorEastAsia" w:hAnsi="Adobe Clean" w:cstheme="minorBidi"/>
                <w:color w:val="2C2C2C"/>
                <w:sz w:val="21"/>
                <w:szCs w:val="21"/>
              </w:rPr>
              <w:t>Maria Laura Lapoint is a Principal Product Marketing Manager at Adobe, focused on Adobe CX Analytics, where she helps organizations turn data into better customer experiences. She’s passionate about healthcare, data collection, and data privacy, with a strong belief in responsible data use. Maria Laura enjoys working at the intersection of marketing and technology, making complex data feel simple and actionable. Her work centers on helping teams navigate data with confidence and create experiences that truly matter.</w:t>
            </w:r>
          </w:p>
        </w:tc>
      </w:tr>
      <w:tr w:rsidR="36FC47B9" w:rsidRPr="00F2471A" w14:paraId="2F63BCC5" w14:textId="77777777" w:rsidTr="38452CBE">
        <w:trPr>
          <w:trHeight w:val="300"/>
        </w:trPr>
        <w:tc>
          <w:tcPr>
            <w:tcW w:w="1433" w:type="dxa"/>
          </w:tcPr>
          <w:p w14:paraId="689183AF" w14:textId="5E2DA2EF" w:rsidR="36FC47B9" w:rsidRPr="00F2471A" w:rsidRDefault="36FC47B9" w:rsidP="38452CBE">
            <w:pPr>
              <w:pStyle w:val="NormalWeb"/>
              <w:rPr>
                <w:rFonts w:ascii="Adobe Clean" w:eastAsiaTheme="minorEastAsia" w:hAnsi="Adobe Clean" w:cstheme="minorBidi"/>
              </w:rPr>
            </w:pPr>
            <w:r w:rsidRPr="00F2471A">
              <w:rPr>
                <w:rFonts w:ascii="Adobe Clean" w:eastAsiaTheme="minorEastAsia" w:hAnsi="Adobe Clean" w:cstheme="minorBidi"/>
              </w:rPr>
              <w:t>Ben Gaines</w:t>
            </w:r>
          </w:p>
        </w:tc>
        <w:tc>
          <w:tcPr>
            <w:tcW w:w="1602" w:type="dxa"/>
          </w:tcPr>
          <w:p w14:paraId="05264407" w14:textId="47B940CF" w:rsidR="36FC47B9" w:rsidRPr="00F2471A" w:rsidRDefault="36FC47B9" w:rsidP="38452CBE">
            <w:pPr>
              <w:pStyle w:val="NormalWeb"/>
              <w:rPr>
                <w:rFonts w:ascii="Adobe Clean" w:eastAsiaTheme="minorEastAsia" w:hAnsi="Adobe Clean" w:cstheme="minorBidi"/>
              </w:rPr>
            </w:pPr>
            <w:r w:rsidRPr="00F2471A">
              <w:rPr>
                <w:rFonts w:ascii="Adobe Clean" w:eastAsiaTheme="minorEastAsia" w:hAnsi="Adobe Clean" w:cstheme="minorBidi"/>
              </w:rPr>
              <w:t>Sr. Director Product Management</w:t>
            </w:r>
          </w:p>
        </w:tc>
        <w:tc>
          <w:tcPr>
            <w:tcW w:w="3856" w:type="dxa"/>
          </w:tcPr>
          <w:p w14:paraId="14C105B5" w14:textId="74D22E5E" w:rsidR="36FC47B9" w:rsidRPr="00F2471A" w:rsidRDefault="36FC47B9" w:rsidP="38452CBE">
            <w:pPr>
              <w:pStyle w:val="NormalWeb"/>
              <w:rPr>
                <w:rFonts w:ascii="Adobe Clean" w:eastAsiaTheme="minorEastAsia" w:hAnsi="Adobe Clean" w:cstheme="minorBidi"/>
              </w:rPr>
            </w:pPr>
            <w:r w:rsidRPr="00F2471A">
              <w:rPr>
                <w:rFonts w:ascii="Adobe Clean" w:hAnsi="Adobe Clean"/>
              </w:rPr>
              <w:fldChar w:fldCharType="begin"/>
            </w:r>
            <w:r w:rsidRPr="00F2471A">
              <w:rPr>
                <w:rFonts w:ascii="Adobe Clean" w:hAnsi="Adobe Clean"/>
              </w:rPr>
              <w:instrText xml:space="preserve"> INCLUDEPICTURE "https://static.rainfocus.com/adobe/as26/att/15414465165890010v7I/attprofile/Ben-Gaines_1772211205804001whYA.jpg" \* MERGEFORMATINET </w:instrText>
            </w:r>
            <w:r w:rsidRPr="00F2471A">
              <w:rPr>
                <w:rFonts w:ascii="Adobe Clean" w:hAnsi="Adobe Clean"/>
              </w:rPr>
              <w:fldChar w:fldCharType="separate"/>
            </w:r>
            <w:r w:rsidRPr="00F2471A">
              <w:rPr>
                <w:rFonts w:ascii="Adobe Clean" w:hAnsi="Adobe Clean"/>
                <w:noProof/>
              </w:rPr>
              <w:drawing>
                <wp:inline distT="0" distB="0" distL="0" distR="0" wp14:anchorId="470FA114" wp14:editId="1577E516">
                  <wp:extent cx="2167467" cy="2167467"/>
                  <wp:effectExtent l="0" t="0" r="4445" b="4445"/>
                  <wp:docPr id="1050849841" name="Picture 1" descr="Ben Gain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en Gaines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85058" cy="2185058"/>
                          </a:xfrm>
                          <a:prstGeom prst="rect">
                            <a:avLst/>
                          </a:prstGeom>
                          <a:noFill/>
                          <a:ln>
                            <a:noFill/>
                          </a:ln>
                        </pic:spPr>
                      </pic:pic>
                    </a:graphicData>
                  </a:graphic>
                </wp:inline>
              </w:drawing>
            </w:r>
            <w:r w:rsidRPr="00F2471A">
              <w:rPr>
                <w:rFonts w:ascii="Adobe Clean" w:hAnsi="Adobe Clean"/>
              </w:rPr>
              <w:fldChar w:fldCharType="end"/>
            </w:r>
          </w:p>
        </w:tc>
        <w:tc>
          <w:tcPr>
            <w:tcW w:w="2459" w:type="dxa"/>
          </w:tcPr>
          <w:p w14:paraId="0BDEDB70" w14:textId="61D53619" w:rsidR="36FC47B9" w:rsidRPr="00F2471A" w:rsidRDefault="36FC47B9" w:rsidP="38452CBE">
            <w:pPr>
              <w:pStyle w:val="NormalWeb"/>
              <w:rPr>
                <w:rFonts w:ascii="Adobe Clean" w:eastAsiaTheme="minorEastAsia" w:hAnsi="Adobe Clean" w:cstheme="minorBidi"/>
                <w:color w:val="2C2C2C"/>
                <w:sz w:val="21"/>
                <w:szCs w:val="21"/>
              </w:rPr>
            </w:pPr>
            <w:r w:rsidRPr="00F2471A">
              <w:rPr>
                <w:rFonts w:ascii="Adobe Clean" w:eastAsiaTheme="minorEastAsia" w:hAnsi="Adobe Clean" w:cstheme="minorBidi"/>
                <w:color w:val="2C2C2C"/>
                <w:sz w:val="21"/>
                <w:szCs w:val="21"/>
              </w:rPr>
              <w:t>Ben Gaines is a Sr. Director of Product Management for Adobe Customer Journey Analytics. In this role, he works closely with Adobe customers to understand their needs around cross-channel data and insights, helps guide the product strategy and roadmap, and mentors a team of product managers and technical writers. In his spare time, he loves basketball, sushi, and running half-marathons. He lives near Salt Lake City, Utah, with his wife and four children</w:t>
            </w:r>
          </w:p>
        </w:tc>
      </w:tr>
      <w:tr w:rsidR="36FC47B9" w:rsidRPr="00F2471A" w14:paraId="2E2A9449" w14:textId="77777777" w:rsidTr="38452CBE">
        <w:trPr>
          <w:trHeight w:val="300"/>
        </w:trPr>
        <w:tc>
          <w:tcPr>
            <w:tcW w:w="1433" w:type="dxa"/>
          </w:tcPr>
          <w:p w14:paraId="43B5B634" w14:textId="729A03BD" w:rsidR="36FC47B9" w:rsidRPr="00F2471A" w:rsidRDefault="36FC47B9" w:rsidP="38452CBE">
            <w:pPr>
              <w:pStyle w:val="NormalWeb"/>
              <w:rPr>
                <w:rFonts w:ascii="Adobe Clean" w:eastAsiaTheme="minorEastAsia" w:hAnsi="Adobe Clean" w:cstheme="minorBidi"/>
              </w:rPr>
            </w:pPr>
            <w:r w:rsidRPr="00F2471A">
              <w:rPr>
                <w:rFonts w:ascii="Adobe Clean" w:eastAsiaTheme="minorEastAsia" w:hAnsi="Adobe Clean" w:cstheme="minorBidi"/>
              </w:rPr>
              <w:lastRenderedPageBreak/>
              <w:t>Brooks Steele</w:t>
            </w:r>
          </w:p>
        </w:tc>
        <w:tc>
          <w:tcPr>
            <w:tcW w:w="1602" w:type="dxa"/>
          </w:tcPr>
          <w:p w14:paraId="72F217B9" w14:textId="34761701" w:rsidR="36FC47B9" w:rsidRPr="00F2471A" w:rsidRDefault="36FC47B9" w:rsidP="38452CBE">
            <w:pPr>
              <w:pStyle w:val="NormalWeb"/>
              <w:rPr>
                <w:rFonts w:ascii="Adobe Clean" w:eastAsiaTheme="minorEastAsia" w:hAnsi="Adobe Clean" w:cstheme="minorBidi"/>
              </w:rPr>
            </w:pPr>
            <w:r w:rsidRPr="00F2471A">
              <w:rPr>
                <w:rFonts w:ascii="Adobe Clean" w:eastAsiaTheme="minorEastAsia" w:hAnsi="Adobe Clean" w:cstheme="minorBidi"/>
              </w:rPr>
              <w:t>Senior Product Manager</w:t>
            </w:r>
          </w:p>
        </w:tc>
        <w:tc>
          <w:tcPr>
            <w:tcW w:w="3856" w:type="dxa"/>
          </w:tcPr>
          <w:p w14:paraId="207470BF" w14:textId="18D7A436" w:rsidR="36FC47B9" w:rsidRPr="00F2471A" w:rsidRDefault="36FC47B9" w:rsidP="38452CBE">
            <w:pPr>
              <w:pStyle w:val="NormalWeb"/>
              <w:rPr>
                <w:rFonts w:ascii="Adobe Clean" w:eastAsiaTheme="minorEastAsia" w:hAnsi="Adobe Clean" w:cstheme="minorBidi"/>
              </w:rPr>
            </w:pPr>
            <w:r w:rsidRPr="00F2471A">
              <w:rPr>
                <w:rFonts w:ascii="Adobe Clean" w:hAnsi="Adobe Clean"/>
              </w:rPr>
              <w:fldChar w:fldCharType="begin"/>
            </w:r>
            <w:r w:rsidRPr="00F2471A">
              <w:rPr>
                <w:rFonts w:ascii="Adobe Clean" w:hAnsi="Adobe Clean"/>
              </w:rPr>
              <w:instrText xml:space="preserve"> INCLUDEPICTURE "https://media.licdn.com/dms/image/v2/C5603AQE9YCtmdagJfQ/profile-displayphoto-shrink_800_800/profile-displayphoto-shrink_800_800/0/1637262568223?e=1778112000&amp;v=beta&amp;t=blV419ucq_Cwl8fcRNYuqy7RWzxS6RDHnavEkZe0xqo" \* MERGEFORMATINET </w:instrText>
            </w:r>
            <w:r w:rsidRPr="00F2471A">
              <w:rPr>
                <w:rFonts w:ascii="Adobe Clean" w:hAnsi="Adobe Clean"/>
              </w:rPr>
              <w:fldChar w:fldCharType="separate"/>
            </w:r>
            <w:r w:rsidRPr="00F2471A">
              <w:rPr>
                <w:rFonts w:ascii="Adobe Clean" w:hAnsi="Adobe Clean"/>
                <w:noProof/>
              </w:rPr>
              <w:drawing>
                <wp:inline distT="0" distB="0" distL="0" distR="0" wp14:anchorId="203BD212" wp14:editId="2C37BD3B">
                  <wp:extent cx="2311400" cy="2311400"/>
                  <wp:effectExtent l="0" t="0" r="0" b="0"/>
                  <wp:docPr id="1561247129" name="Picture 3"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ofile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33533" cy="2333533"/>
                          </a:xfrm>
                          <a:prstGeom prst="rect">
                            <a:avLst/>
                          </a:prstGeom>
                          <a:noFill/>
                          <a:ln>
                            <a:noFill/>
                          </a:ln>
                        </pic:spPr>
                      </pic:pic>
                    </a:graphicData>
                  </a:graphic>
                </wp:inline>
              </w:drawing>
            </w:r>
            <w:r w:rsidRPr="00F2471A">
              <w:rPr>
                <w:rFonts w:ascii="Adobe Clean" w:hAnsi="Adobe Clean"/>
              </w:rPr>
              <w:fldChar w:fldCharType="end"/>
            </w:r>
          </w:p>
        </w:tc>
        <w:tc>
          <w:tcPr>
            <w:tcW w:w="2459" w:type="dxa"/>
          </w:tcPr>
          <w:p w14:paraId="3059079B" w14:textId="1D947619" w:rsidR="36FC47B9" w:rsidRPr="00F2471A" w:rsidRDefault="36FC47B9" w:rsidP="38452CBE">
            <w:pPr>
              <w:pStyle w:val="NormalWeb"/>
              <w:rPr>
                <w:rFonts w:ascii="Adobe Clean" w:eastAsiaTheme="minorEastAsia" w:hAnsi="Adobe Clean" w:cstheme="minorBidi"/>
              </w:rPr>
            </w:pPr>
            <w:r w:rsidRPr="00F2471A">
              <w:rPr>
                <w:rFonts w:ascii="Adobe Clean" w:eastAsiaTheme="minorEastAsia" w:hAnsi="Adobe Clean" w:cstheme="minorBidi"/>
              </w:rPr>
              <w:t>Brooks is a Senior Product Manager on the Customer Journey Analytics team at Adobe, and is responsible for the Adobe Analytics, and Workspace UI roadmaps. He joined Adobe nearly 7 months ago, bringing over a decade of experience leading digital product strategy, roadmap execution, and customer experience innovation across some of the world's most recognized brands. At Adobe, Brooks is focused on helping customers solve their most complex problems, improve the way customers interact with Workspace, and unlock additional features for Adobe Analytics.</w:t>
            </w:r>
            <w:r w:rsidRPr="00F2471A">
              <w:rPr>
                <w:rFonts w:ascii="Adobe Clean" w:hAnsi="Adobe Clean"/>
              </w:rPr>
              <w:br/>
            </w:r>
            <w:r w:rsidRPr="00F2471A">
              <w:rPr>
                <w:rFonts w:ascii="Adobe Clean" w:hAnsi="Adobe Clean"/>
              </w:rPr>
              <w:br/>
            </w:r>
            <w:r w:rsidRPr="00F2471A">
              <w:rPr>
                <w:rFonts w:ascii="Adobe Clean" w:eastAsiaTheme="minorEastAsia" w:hAnsi="Adobe Clean" w:cstheme="minorBidi"/>
              </w:rPr>
              <w:t xml:space="preserve">Before Adobe, Brooks was fortunate to work with several high performing teams. He led the digital Drivers Club at classic car brand Hagerty Automotive, he drove website acquisition growth at Mailchimp, spent time as Director </w:t>
            </w:r>
            <w:r w:rsidRPr="00F2471A">
              <w:rPr>
                <w:rFonts w:ascii="Adobe Clean" w:eastAsiaTheme="minorEastAsia" w:hAnsi="Adobe Clean" w:cstheme="minorBidi"/>
              </w:rPr>
              <w:lastRenderedPageBreak/>
              <w:t>of Digital Strategy for the NBA team, the Utah Jazz, and managed serval eCommerce product initiatives at Delta Air Lines.</w:t>
            </w:r>
            <w:r w:rsidRPr="00F2471A">
              <w:rPr>
                <w:rFonts w:ascii="Adobe Clean" w:hAnsi="Adobe Clean"/>
              </w:rPr>
              <w:br/>
            </w:r>
            <w:r w:rsidRPr="00F2471A">
              <w:rPr>
                <w:rFonts w:ascii="Adobe Clean" w:hAnsi="Adobe Clean"/>
              </w:rPr>
              <w:br/>
            </w:r>
            <w:r w:rsidRPr="00F2471A">
              <w:rPr>
                <w:rFonts w:ascii="Adobe Clean" w:eastAsiaTheme="minorEastAsia" w:hAnsi="Adobe Clean" w:cstheme="minorBidi"/>
              </w:rPr>
              <w:t>Throughout his career, Brooks has specialized in translating complex customer problems into intuitive, scalable solutions. A focus he has brought to his work at Adobe.</w:t>
            </w:r>
          </w:p>
        </w:tc>
      </w:tr>
    </w:tbl>
    <w:p w14:paraId="75BF4FD1" w14:textId="70606E71" w:rsidR="36FC47B9" w:rsidRPr="00F2471A" w:rsidRDefault="36FC47B9" w:rsidP="38452CBE">
      <w:pPr>
        <w:spacing w:beforeAutospacing="1" w:afterAutospacing="1"/>
        <w:rPr>
          <w:rFonts w:ascii="Adobe Clean" w:eastAsiaTheme="minorEastAsia" w:hAnsi="Adobe Clean" w:cstheme="minorBidi"/>
          <w:b/>
          <w:bCs/>
        </w:rPr>
      </w:pPr>
    </w:p>
    <w:p w14:paraId="0D918EA2" w14:textId="0A38EC45" w:rsidR="00FC6605" w:rsidRPr="00F2471A" w:rsidRDefault="001737B7" w:rsidP="00B27DC4">
      <w:pPr>
        <w:pStyle w:val="NormalWeb"/>
        <w:jc w:val="center"/>
        <w:rPr>
          <w:rFonts w:ascii="Adobe Clean" w:eastAsiaTheme="minorEastAsia" w:hAnsi="Adobe Clean" w:cstheme="minorBidi"/>
          <w:lang w:val="es-ES_tradnl"/>
        </w:rPr>
      </w:pPr>
      <w:r w:rsidRPr="00F2471A">
        <w:rPr>
          <w:rFonts w:ascii="Adobe Clean" w:hAnsi="Adobe Clean"/>
          <w:noProof/>
        </w:rPr>
        <w:lastRenderedPageBreak/>
        <w:drawing>
          <wp:inline distT="0" distB="0" distL="0" distR="0" wp14:anchorId="6CDDEEF2" wp14:editId="65D56D47">
            <wp:extent cx="5021580" cy="8105582"/>
            <wp:effectExtent l="0" t="0" r="7620" b="0"/>
            <wp:docPr id="128405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58327" name=""/>
                    <pic:cNvPicPr/>
                  </pic:nvPicPr>
                  <pic:blipFill>
                    <a:blip r:embed="rId15"/>
                    <a:stretch>
                      <a:fillRect/>
                    </a:stretch>
                  </pic:blipFill>
                  <pic:spPr>
                    <a:xfrm>
                      <a:off x="0" y="0"/>
                      <a:ext cx="5096397" cy="8226348"/>
                    </a:xfrm>
                    <a:prstGeom prst="rect">
                      <a:avLst/>
                    </a:prstGeom>
                  </pic:spPr>
                </pic:pic>
              </a:graphicData>
            </a:graphic>
          </wp:inline>
        </w:drawing>
      </w:r>
      <w:r w:rsidR="008812C7" w:rsidRPr="00F2471A">
        <w:rPr>
          <w:rFonts w:ascii="Adobe Clean" w:eastAsiaTheme="minorEastAsia" w:hAnsi="Adobe Clean" w:cstheme="minorBidi"/>
        </w:rPr>
        <w:t>v</w:t>
      </w:r>
    </w:p>
    <w:sectPr w:rsidR="00FC6605" w:rsidRPr="00F2471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ugo Jiménez" w:date="2026-05-06T13:59:00Z" w:initials="HJ">
    <w:p w14:paraId="75DBAA57" w14:textId="55E966B6" w:rsidR="00000000" w:rsidRDefault="00000000">
      <w:r>
        <w:annotationRef/>
      </w:r>
      <w:r w:rsidRPr="6A172084">
        <w:t>Same as the PT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DBAA5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13F97D" w16cex:dateUtc="2026-05-06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DBAA57" w16cid:durableId="5613F9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dobe Clean Black">
    <w:panose1 w:val="020B0A03020404020204"/>
    <w:charset w:val="00"/>
    <w:family w:val="swiss"/>
    <w:notTrueType/>
    <w:pitch w:val="variable"/>
    <w:sig w:usb0="20000287" w:usb1="00000001" w:usb2="00000000" w:usb3="00000000" w:csb0="0000019F" w:csb1="00000000"/>
  </w:font>
  <w:font w:name="Adobe Clean">
    <w:altName w:val="Calibri"/>
    <w:panose1 w:val="020B0503020404020204"/>
    <w:charset w:val="00"/>
    <w:family w:val="swiss"/>
    <w:notTrueType/>
    <w:pitch w:val="variable"/>
    <w:sig w:usb0="20000287" w:usb1="00000001"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dEwTIW2l5HUG7n" int2:id="orAPROIP">
      <int2:state int2:value="Rejected" int2:type="spell"/>
    </int2:textHash>
    <int2:textHash int2:hashCode="LAtD/tvQ9UBpUC" int2:id="OECcqTdp">
      <int2:state int2:value="Rejected" int2:type="spell"/>
    </int2:textHash>
    <int2:textHash int2:hashCode="I1rP3xN19e/YAg" int2:id="LvtbXHvf">
      <int2:state int2:value="Rejected" int2:type="spell"/>
    </int2:textHash>
    <int2:textHash int2:hashCode="OKAHFRq+h8wBpb" int2:id="0h5ZA9QI">
      <int2:state int2:value="Rejected" int2:type="spell"/>
    </int2:textHash>
    <int2:textHash int2:hashCode="crjI4B8gBKPAxr" int2:id="Wunfo9Cg">
      <int2:state int2:value="Rejected" int2:type="spell"/>
    </int2:textHash>
    <int2:textHash int2:hashCode="s58AjjGO/Su5iN" int2:id="XeUq8S3L">
      <int2:state int2:value="Rejected" int2:type="spell"/>
    </int2:textHash>
    <int2:textHash int2:hashCode="Aqz5uyMutw4c7W" int2:id="GWoZcchF">
      <int2:state int2:value="Rejected" int2:type="spell"/>
    </int2:textHash>
    <int2:textHash int2:hashCode="Ztm1WPQbMAM+TW" int2:id="j41srhB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71C99"/>
    <w:multiLevelType w:val="multilevel"/>
    <w:tmpl w:val="A3EE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96449"/>
    <w:multiLevelType w:val="hybridMultilevel"/>
    <w:tmpl w:val="43EACC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DA924A6"/>
    <w:multiLevelType w:val="hybridMultilevel"/>
    <w:tmpl w:val="9EAA62A6"/>
    <w:lvl w:ilvl="0" w:tplc="00367840">
      <w:start w:val="1"/>
      <w:numFmt w:val="bullet"/>
      <w:lvlText w:val=""/>
      <w:lvlJc w:val="left"/>
      <w:pPr>
        <w:ind w:left="720" w:hanging="360"/>
      </w:pPr>
      <w:rPr>
        <w:rFonts w:ascii="Symbol" w:hAnsi="Symbol" w:hint="default"/>
      </w:rPr>
    </w:lvl>
    <w:lvl w:ilvl="1" w:tplc="9472517C">
      <w:start w:val="1"/>
      <w:numFmt w:val="bullet"/>
      <w:lvlText w:val="o"/>
      <w:lvlJc w:val="left"/>
      <w:pPr>
        <w:ind w:left="1440" w:hanging="360"/>
      </w:pPr>
      <w:rPr>
        <w:rFonts w:ascii="Courier New" w:hAnsi="Courier New" w:hint="default"/>
      </w:rPr>
    </w:lvl>
    <w:lvl w:ilvl="2" w:tplc="68E2093E">
      <w:start w:val="1"/>
      <w:numFmt w:val="bullet"/>
      <w:lvlText w:val=""/>
      <w:lvlJc w:val="left"/>
      <w:pPr>
        <w:ind w:left="2160" w:hanging="360"/>
      </w:pPr>
      <w:rPr>
        <w:rFonts w:ascii="Wingdings" w:hAnsi="Wingdings" w:hint="default"/>
      </w:rPr>
    </w:lvl>
    <w:lvl w:ilvl="3" w:tplc="DFC42160">
      <w:start w:val="1"/>
      <w:numFmt w:val="bullet"/>
      <w:lvlText w:val=""/>
      <w:lvlJc w:val="left"/>
      <w:pPr>
        <w:ind w:left="2880" w:hanging="360"/>
      </w:pPr>
      <w:rPr>
        <w:rFonts w:ascii="Symbol" w:hAnsi="Symbol" w:hint="default"/>
      </w:rPr>
    </w:lvl>
    <w:lvl w:ilvl="4" w:tplc="C3EEFA02">
      <w:start w:val="1"/>
      <w:numFmt w:val="bullet"/>
      <w:lvlText w:val="o"/>
      <w:lvlJc w:val="left"/>
      <w:pPr>
        <w:ind w:left="3600" w:hanging="360"/>
      </w:pPr>
      <w:rPr>
        <w:rFonts w:ascii="Courier New" w:hAnsi="Courier New" w:hint="default"/>
      </w:rPr>
    </w:lvl>
    <w:lvl w:ilvl="5" w:tplc="DFF43E30">
      <w:start w:val="1"/>
      <w:numFmt w:val="bullet"/>
      <w:lvlText w:val=""/>
      <w:lvlJc w:val="left"/>
      <w:pPr>
        <w:ind w:left="4320" w:hanging="360"/>
      </w:pPr>
      <w:rPr>
        <w:rFonts w:ascii="Wingdings" w:hAnsi="Wingdings" w:hint="default"/>
      </w:rPr>
    </w:lvl>
    <w:lvl w:ilvl="6" w:tplc="4B0ECB80">
      <w:start w:val="1"/>
      <w:numFmt w:val="bullet"/>
      <w:lvlText w:val=""/>
      <w:lvlJc w:val="left"/>
      <w:pPr>
        <w:ind w:left="5040" w:hanging="360"/>
      </w:pPr>
      <w:rPr>
        <w:rFonts w:ascii="Symbol" w:hAnsi="Symbol" w:hint="default"/>
      </w:rPr>
    </w:lvl>
    <w:lvl w:ilvl="7" w:tplc="627A623C">
      <w:start w:val="1"/>
      <w:numFmt w:val="bullet"/>
      <w:lvlText w:val="o"/>
      <w:lvlJc w:val="left"/>
      <w:pPr>
        <w:ind w:left="5760" w:hanging="360"/>
      </w:pPr>
      <w:rPr>
        <w:rFonts w:ascii="Courier New" w:hAnsi="Courier New" w:hint="default"/>
      </w:rPr>
    </w:lvl>
    <w:lvl w:ilvl="8" w:tplc="FF26F84E">
      <w:start w:val="1"/>
      <w:numFmt w:val="bullet"/>
      <w:lvlText w:val=""/>
      <w:lvlJc w:val="left"/>
      <w:pPr>
        <w:ind w:left="6480" w:hanging="360"/>
      </w:pPr>
      <w:rPr>
        <w:rFonts w:ascii="Wingdings" w:hAnsi="Wingdings" w:hint="default"/>
      </w:rPr>
    </w:lvl>
  </w:abstractNum>
  <w:abstractNum w:abstractNumId="3" w15:restartNumberingAfterBreak="0">
    <w:nsid w:val="3B8D57B1"/>
    <w:multiLevelType w:val="multilevel"/>
    <w:tmpl w:val="C0F0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390E11"/>
    <w:multiLevelType w:val="multilevel"/>
    <w:tmpl w:val="A330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244194">
    <w:abstractNumId w:val="2"/>
  </w:num>
  <w:num w:numId="2" w16cid:durableId="1429229650">
    <w:abstractNumId w:val="0"/>
  </w:num>
  <w:num w:numId="3" w16cid:durableId="1157191614">
    <w:abstractNumId w:val="4"/>
  </w:num>
  <w:num w:numId="4" w16cid:durableId="1328248359">
    <w:abstractNumId w:val="3"/>
  </w:num>
  <w:num w:numId="5" w16cid:durableId="99198054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a Aguilera Lobo">
    <w15:presenceInfo w15:providerId="Windows Live" w15:userId="48eaa49bfe24632b"/>
  </w15:person>
  <w15:person w15:author="Hugo Jiménez">
    <w15:presenceInfo w15:providerId="AD" w15:userId="S::zeb48238@adobe.com::2af67e0c-6429-4c55-b3c2-1a6edcb02f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54D"/>
    <w:rsid w:val="001737B7"/>
    <w:rsid w:val="00181C95"/>
    <w:rsid w:val="00195936"/>
    <w:rsid w:val="001A68E5"/>
    <w:rsid w:val="00220039"/>
    <w:rsid w:val="002335A8"/>
    <w:rsid w:val="002D2B1D"/>
    <w:rsid w:val="00356F0A"/>
    <w:rsid w:val="003A7136"/>
    <w:rsid w:val="003D0A30"/>
    <w:rsid w:val="003F6865"/>
    <w:rsid w:val="00407092"/>
    <w:rsid w:val="00461C48"/>
    <w:rsid w:val="004D254D"/>
    <w:rsid w:val="00581855"/>
    <w:rsid w:val="005B5218"/>
    <w:rsid w:val="00612DDE"/>
    <w:rsid w:val="00776C08"/>
    <w:rsid w:val="00821F5C"/>
    <w:rsid w:val="008812C7"/>
    <w:rsid w:val="008C3C32"/>
    <w:rsid w:val="009003CD"/>
    <w:rsid w:val="009E39BA"/>
    <w:rsid w:val="00A546F3"/>
    <w:rsid w:val="00A6754B"/>
    <w:rsid w:val="00A9168A"/>
    <w:rsid w:val="00A97F1E"/>
    <w:rsid w:val="00AD0A16"/>
    <w:rsid w:val="00B27DC4"/>
    <w:rsid w:val="00B34C71"/>
    <w:rsid w:val="00B9334E"/>
    <w:rsid w:val="00BB3E78"/>
    <w:rsid w:val="00E12FD2"/>
    <w:rsid w:val="00E318FD"/>
    <w:rsid w:val="00E66646"/>
    <w:rsid w:val="00EE6100"/>
    <w:rsid w:val="00EF1036"/>
    <w:rsid w:val="00F16AE3"/>
    <w:rsid w:val="00F2471A"/>
    <w:rsid w:val="00F475D5"/>
    <w:rsid w:val="00FC6605"/>
    <w:rsid w:val="00FD46A0"/>
    <w:rsid w:val="0179EE54"/>
    <w:rsid w:val="02AAD9EF"/>
    <w:rsid w:val="038D6A2C"/>
    <w:rsid w:val="04966B4C"/>
    <w:rsid w:val="057BFBF0"/>
    <w:rsid w:val="0B9D8BE4"/>
    <w:rsid w:val="0C8DC541"/>
    <w:rsid w:val="0D7FAD5B"/>
    <w:rsid w:val="11801349"/>
    <w:rsid w:val="133E1127"/>
    <w:rsid w:val="13E08814"/>
    <w:rsid w:val="19900273"/>
    <w:rsid w:val="1A158230"/>
    <w:rsid w:val="1B8DC53C"/>
    <w:rsid w:val="1BFA53AA"/>
    <w:rsid w:val="1C850EE0"/>
    <w:rsid w:val="1CD367ED"/>
    <w:rsid w:val="1EB495EB"/>
    <w:rsid w:val="219326E3"/>
    <w:rsid w:val="21C74CEA"/>
    <w:rsid w:val="2370E1C0"/>
    <w:rsid w:val="274FBFD5"/>
    <w:rsid w:val="279EBB92"/>
    <w:rsid w:val="28501825"/>
    <w:rsid w:val="291E2F1A"/>
    <w:rsid w:val="2C588C6A"/>
    <w:rsid w:val="2D1B1A9F"/>
    <w:rsid w:val="31FA061E"/>
    <w:rsid w:val="34923C3B"/>
    <w:rsid w:val="34C96A56"/>
    <w:rsid w:val="351412B5"/>
    <w:rsid w:val="36E1B66C"/>
    <w:rsid w:val="36FC47B9"/>
    <w:rsid w:val="383EEB17"/>
    <w:rsid w:val="38452CBE"/>
    <w:rsid w:val="38A53967"/>
    <w:rsid w:val="3A828C74"/>
    <w:rsid w:val="3E02957C"/>
    <w:rsid w:val="3EF42A52"/>
    <w:rsid w:val="4097253D"/>
    <w:rsid w:val="409A34C9"/>
    <w:rsid w:val="4132F7A4"/>
    <w:rsid w:val="41998987"/>
    <w:rsid w:val="474A6BCF"/>
    <w:rsid w:val="481465AA"/>
    <w:rsid w:val="4871F5D7"/>
    <w:rsid w:val="4992613A"/>
    <w:rsid w:val="49CAD86D"/>
    <w:rsid w:val="4A21C3BF"/>
    <w:rsid w:val="4AEE5CA3"/>
    <w:rsid w:val="4F5B87E5"/>
    <w:rsid w:val="4FBCD321"/>
    <w:rsid w:val="5053BF08"/>
    <w:rsid w:val="5056BA44"/>
    <w:rsid w:val="5282974F"/>
    <w:rsid w:val="53C008FD"/>
    <w:rsid w:val="53F03EA3"/>
    <w:rsid w:val="546B2873"/>
    <w:rsid w:val="550BCF94"/>
    <w:rsid w:val="56A4128E"/>
    <w:rsid w:val="5AF78EED"/>
    <w:rsid w:val="5DA734E3"/>
    <w:rsid w:val="5DC71EF9"/>
    <w:rsid w:val="5F360C45"/>
    <w:rsid w:val="5FC0A0EE"/>
    <w:rsid w:val="61DBBC5D"/>
    <w:rsid w:val="6455A0B3"/>
    <w:rsid w:val="6641AA05"/>
    <w:rsid w:val="6929ADD9"/>
    <w:rsid w:val="6B8BFE34"/>
    <w:rsid w:val="6CDE1050"/>
    <w:rsid w:val="6D23A5E3"/>
    <w:rsid w:val="6E078C81"/>
    <w:rsid w:val="6E5DBC96"/>
    <w:rsid w:val="72093804"/>
    <w:rsid w:val="7437520C"/>
    <w:rsid w:val="783B43F6"/>
    <w:rsid w:val="78DEAD4D"/>
    <w:rsid w:val="79158E80"/>
    <w:rsid w:val="79C5009C"/>
    <w:rsid w:val="7A75A882"/>
    <w:rsid w:val="7BF3D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5F75"/>
  <w15:chartTrackingRefBased/>
  <w15:docId w15:val="{CE6DFE6C-1B11-0E4B-A881-4546BF98A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C95"/>
    <w:pPr>
      <w:spacing w:after="0" w:line="240" w:lineRule="auto"/>
    </w:pPr>
    <w:rPr>
      <w:rFonts w:ascii="Times New Roman" w:eastAsia="Times New Roman" w:hAnsi="Times New Roman" w:cs="Times New Roman"/>
      <w:kern w:val="0"/>
      <w14:ligatures w14:val="none"/>
    </w:rPr>
  </w:style>
  <w:style w:type="paragraph" w:styleId="Ttulo1">
    <w:name w:val="heading 1"/>
    <w:basedOn w:val="Normal"/>
    <w:next w:val="Normal"/>
    <w:link w:val="Ttulo1Car"/>
    <w:uiPriority w:val="9"/>
    <w:qFormat/>
    <w:rsid w:val="004D2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2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25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25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25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254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254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254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254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25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25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25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25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25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25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25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25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254D"/>
    <w:rPr>
      <w:rFonts w:eastAsiaTheme="majorEastAsia" w:cstheme="majorBidi"/>
      <w:color w:val="272727" w:themeColor="text1" w:themeTint="D8"/>
    </w:rPr>
  </w:style>
  <w:style w:type="paragraph" w:styleId="Ttulo">
    <w:name w:val="Title"/>
    <w:basedOn w:val="Normal"/>
    <w:next w:val="Normal"/>
    <w:link w:val="TtuloCar"/>
    <w:uiPriority w:val="10"/>
    <w:qFormat/>
    <w:rsid w:val="004D254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25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25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25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254D"/>
    <w:pPr>
      <w:spacing w:before="160"/>
      <w:jc w:val="center"/>
    </w:pPr>
    <w:rPr>
      <w:i/>
      <w:iCs/>
      <w:color w:val="404040" w:themeColor="text1" w:themeTint="BF"/>
    </w:rPr>
  </w:style>
  <w:style w:type="character" w:customStyle="1" w:styleId="CitaCar">
    <w:name w:val="Cita Car"/>
    <w:basedOn w:val="Fuentedeprrafopredeter"/>
    <w:link w:val="Cita"/>
    <w:uiPriority w:val="29"/>
    <w:rsid w:val="004D254D"/>
    <w:rPr>
      <w:i/>
      <w:iCs/>
      <w:color w:val="404040" w:themeColor="text1" w:themeTint="BF"/>
    </w:rPr>
  </w:style>
  <w:style w:type="paragraph" w:styleId="Prrafodelista">
    <w:name w:val="List Paragraph"/>
    <w:basedOn w:val="Normal"/>
    <w:uiPriority w:val="34"/>
    <w:qFormat/>
    <w:rsid w:val="004D254D"/>
    <w:pPr>
      <w:ind w:left="720"/>
      <w:contextualSpacing/>
    </w:pPr>
  </w:style>
  <w:style w:type="character" w:styleId="nfasisintenso">
    <w:name w:val="Intense Emphasis"/>
    <w:basedOn w:val="Fuentedeprrafopredeter"/>
    <w:uiPriority w:val="21"/>
    <w:qFormat/>
    <w:rsid w:val="004D254D"/>
    <w:rPr>
      <w:i/>
      <w:iCs/>
      <w:color w:val="0F4761" w:themeColor="accent1" w:themeShade="BF"/>
    </w:rPr>
  </w:style>
  <w:style w:type="paragraph" w:styleId="Citadestacada">
    <w:name w:val="Intense Quote"/>
    <w:basedOn w:val="Normal"/>
    <w:next w:val="Normal"/>
    <w:link w:val="CitadestacadaCar"/>
    <w:uiPriority w:val="30"/>
    <w:qFormat/>
    <w:rsid w:val="004D2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254D"/>
    <w:rPr>
      <w:i/>
      <w:iCs/>
      <w:color w:val="0F4761" w:themeColor="accent1" w:themeShade="BF"/>
    </w:rPr>
  </w:style>
  <w:style w:type="character" w:styleId="Referenciaintensa">
    <w:name w:val="Intense Reference"/>
    <w:basedOn w:val="Fuentedeprrafopredeter"/>
    <w:uiPriority w:val="32"/>
    <w:qFormat/>
    <w:rsid w:val="004D254D"/>
    <w:rPr>
      <w:b/>
      <w:bCs/>
      <w:smallCaps/>
      <w:color w:val="0F4761" w:themeColor="accent1" w:themeShade="BF"/>
      <w:spacing w:val="5"/>
    </w:rPr>
  </w:style>
  <w:style w:type="paragraph" w:styleId="NormalWeb">
    <w:name w:val="Normal (Web)"/>
    <w:basedOn w:val="Normal"/>
    <w:uiPriority w:val="99"/>
    <w:unhideWhenUsed/>
    <w:rsid w:val="004D254D"/>
    <w:pPr>
      <w:spacing w:before="100" w:beforeAutospacing="1" w:after="100" w:afterAutospacing="1"/>
    </w:pPr>
  </w:style>
  <w:style w:type="paragraph" w:customStyle="1" w:styleId="font-claude-response-body">
    <w:name w:val="font-claude-response-body"/>
    <w:basedOn w:val="Normal"/>
    <w:rsid w:val="009E39BA"/>
    <w:pPr>
      <w:spacing w:before="100" w:beforeAutospacing="1" w:after="100" w:afterAutospacing="1"/>
    </w:pPr>
  </w:style>
  <w:style w:type="character" w:styleId="Fuerte">
    <w:name w:val="Strong"/>
    <w:basedOn w:val="Fuentedeprrafopredeter"/>
    <w:uiPriority w:val="22"/>
    <w:qFormat/>
    <w:rsid w:val="009E39BA"/>
    <w:rPr>
      <w:b/>
      <w:bCs/>
    </w:rPr>
  </w:style>
  <w:style w:type="paragraph" w:customStyle="1" w:styleId="whitespace-normal">
    <w:name w:val="whitespace-normal"/>
    <w:basedOn w:val="Normal"/>
    <w:rsid w:val="009E39BA"/>
    <w:pPr>
      <w:spacing w:before="100" w:beforeAutospacing="1" w:after="100" w:afterAutospacing="1"/>
    </w:pPr>
  </w:style>
  <w:style w:type="paragraph" w:customStyle="1" w:styleId="paragraph">
    <w:name w:val="paragraph"/>
    <w:basedOn w:val="Normal"/>
    <w:rsid w:val="00220039"/>
    <w:pPr>
      <w:spacing w:before="100" w:beforeAutospacing="1" w:after="100" w:afterAutospacing="1"/>
    </w:pPr>
  </w:style>
  <w:style w:type="character" w:customStyle="1" w:styleId="normaltextrun">
    <w:name w:val="normaltextrun"/>
    <w:basedOn w:val="Fuentedeprrafopredeter"/>
    <w:rsid w:val="00220039"/>
  </w:style>
  <w:style w:type="character" w:customStyle="1" w:styleId="eop">
    <w:name w:val="eop"/>
    <w:basedOn w:val="Fuentedeprrafopredeter"/>
    <w:rsid w:val="00220039"/>
  </w:style>
  <w:style w:type="table" w:styleId="Tablaconcuadrcula">
    <w:name w:val="Table Grid"/>
    <w:basedOn w:val="Tablanormal"/>
    <w:uiPriority w:val="39"/>
    <w:rsid w:val="00A54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kern w:val="0"/>
      <w:sz w:val="20"/>
      <w:szCs w:val="20"/>
      <w14:ligatures w14:val="none"/>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7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e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19" Type="http://schemas.microsoft.com/office/2019/05/relationships/documenttasks" Target="documenttasks/documenttasks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jpeg"/></Relationships>
</file>

<file path=word/documenttasks/documenttasks1.xml><?xml version="1.0" encoding="utf-8"?>
<t:Tasks xmlns:t="http://schemas.microsoft.com/office/tasks/2019/documenttasks" xmlns:oel="http://schemas.microsoft.com/office/2019/extlst">
  <t:Task id="{F1C3AD81-FD80-42C3-8EC9-97C930351440}">
    <t:Anchor>
      <t:Comment id="217112455"/>
    </t:Anchor>
    <t:History>
      <t:Event id="{9619BA34-0F3D-4F28-BAA4-8D0F60A80CB1}" time="2026-04-29T02:01:41.383Z">
        <t:Attribution userId="S::cborzatto@adobe.com::b16cc615-7803-4ce3-85ed-642892441bf7" userProvider="AD" userName="Carolina Borzatto"/>
        <t:Anchor>
          <t:Comment id="217112455"/>
        </t:Anchor>
        <t:Create/>
      </t:Event>
      <t:Event id="{703A684B-609C-4F8C-9172-41BEC37066D3}" time="2026-04-29T02:01:41.383Z">
        <t:Attribution userId="S::cborzatto@adobe.com::b16cc615-7803-4ce3-85ed-642892441bf7" userProvider="AD" userName="Carolina Borzatto"/>
        <t:Anchor>
          <t:Comment id="217112455"/>
        </t:Anchor>
        <t:Assign userId="S::oli38748@adobe.com::ba73b6d7-2034-4865-b34e-aef8f0c290f0" userProvider="AD" userName="Raul Assumpcao"/>
      </t:Event>
      <t:Event id="{C0A3647C-C741-4052-982B-CB64FCB140A3}" time="2026-04-29T02:01:41.383Z">
        <t:Attribution userId="S::cborzatto@adobe.com::b16cc615-7803-4ce3-85ed-642892441bf7" userProvider="AD" userName="Carolina Borzatto"/>
        <t:Anchor>
          <t:Comment id="217112455"/>
        </t:Anchor>
        <t:SetTitle title="@Raul Assumpcao fiz alguns ajustes nesse documento ok?"/>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C0C79453390145B83072D7B80F13A1" ma:contentTypeVersion="19" ma:contentTypeDescription="Create a new document." ma:contentTypeScope="" ma:versionID="7d31bd26c7fd208c8e11de8ee77b7afe">
  <xsd:schema xmlns:xsd="http://www.w3.org/2001/XMLSchema" xmlns:xs="http://www.w3.org/2001/XMLSchema" xmlns:p="http://schemas.microsoft.com/office/2006/metadata/properties" xmlns:ns2="e3c3f05a-4b54-4c8c-ab07-279d57c09798" xmlns:ns3="2d2677b8-fa03-4d70-b7df-8d8105235d5e" targetNamespace="http://schemas.microsoft.com/office/2006/metadata/properties" ma:root="true" ma:fieldsID="81f7b4578dc5801a3ffefef13bf7b706" ns2:_="" ns3:_="">
    <xsd:import namespace="e3c3f05a-4b54-4c8c-ab07-279d57c09798"/>
    <xsd:import namespace="2d2677b8-fa03-4d70-b7df-8d8105235d5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3f05a-4b54-4c8c-ab07-279d57c097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1daa41-56b4-4620-81a0-b7316f7f93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2677b8-fa03-4d70-b7df-8d8105235d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7290f25-8e38-44f2-8b54-5a0040f587d4}" ma:internalName="TaxCatchAll" ma:showField="CatchAllData" ma:web="2d2677b8-fa03-4d70-b7df-8d8105235d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c3f05a-4b54-4c8c-ab07-279d57c09798">
      <Terms xmlns="http://schemas.microsoft.com/office/infopath/2007/PartnerControls"/>
    </lcf76f155ced4ddcb4097134ff3c332f>
    <TaxCatchAll xmlns="2d2677b8-fa03-4d70-b7df-8d8105235d5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E8B70B-8345-403D-B271-9C6F24F65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3f05a-4b54-4c8c-ab07-279d57c09798"/>
    <ds:schemaRef ds:uri="2d2677b8-fa03-4d70-b7df-8d8105235d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D4E746-EE30-4556-A2D5-2FA0891D22EE}">
  <ds:schemaRefs>
    <ds:schemaRef ds:uri="http://schemas.microsoft.com/office/2006/metadata/properties"/>
    <ds:schemaRef ds:uri="http://schemas.microsoft.com/office/infopath/2007/PartnerControls"/>
    <ds:schemaRef ds:uri="e3c3f05a-4b54-4c8c-ab07-279d57c09798"/>
    <ds:schemaRef ds:uri="2d2677b8-fa03-4d70-b7df-8d8105235d5e"/>
  </ds:schemaRefs>
</ds:datastoreItem>
</file>

<file path=customXml/itemProps3.xml><?xml version="1.0" encoding="utf-8"?>
<ds:datastoreItem xmlns:ds="http://schemas.openxmlformats.org/officeDocument/2006/customXml" ds:itemID="{C36E6601-9087-40C0-90E3-009A11FC599F}">
  <ds:schemaRefs>
    <ds:schemaRef ds:uri="http://schemas.microsoft.com/sharepoint/v3/contenttype/forms"/>
  </ds:schemaRefs>
</ds:datastoreItem>
</file>

<file path=docMetadata/LabelInfo.xml><?xml version="1.0" encoding="utf-8"?>
<clbl:labelList xmlns:clbl="http://schemas.microsoft.com/office/2020/mipLabelMetadata">
  <clbl:label id="{fa7b1b5a-7b34-4387-94ae-d2c178decee1}" enabled="0" method="" siteId="{fa7b1b5a-7b34-4387-94ae-d2c178decee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889</Words>
  <Characters>4892</Characters>
  <Application>Microsoft Office Word</Application>
  <DocSecurity>0</DocSecurity>
  <Lines>40</Lines>
  <Paragraphs>11</Paragraphs>
  <ScaleCrop>false</ScaleCrop>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Laura Lapoint</dc:creator>
  <cp:keywords/>
  <dc:description/>
  <cp:lastModifiedBy>Hugo Jiménez</cp:lastModifiedBy>
  <cp:revision>2</cp:revision>
  <dcterms:created xsi:type="dcterms:W3CDTF">2026-05-08T00:10:00Z</dcterms:created>
  <dcterms:modified xsi:type="dcterms:W3CDTF">2026-05-08T00:10:00Z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0x0101006FC0C79453390145B83072D7B80F13A1</vt:lpwstr>
  </property>
  <property fmtid="{D5CDD505-2E9C-101B-9397-08002B2CF9AE}" pid="3" name="docLang">
    <vt:lpwstr>en</vt:lpwstr>
  </property>
  <property fmtid="{D5CDD505-2E9C-101B-9397-08002B2CF9AE}" pid="4" name="MediaServiceImageTags">
    <vt:lpwstr/>
  </property>
</Properties>
</file>